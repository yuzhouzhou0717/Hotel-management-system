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1"/>
        <w:tblpPr w:leftFromText="180" w:rightFromText="180" w:vertAnchor="text" w:tblpX="-2681" w:tblpY="1"/>
        <w:tblW w:w="0" w:type="auto"/>
        <w:tblInd w:w="0" w:type="dxa"/>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
      <w:tblGrid>
        <w:gridCol w:w="1039"/>
      </w:tblGrid>
      <w:tr w14:paraId="53E62069">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CellMar>
            <w:top w:w="0" w:type="dxa"/>
            <w:left w:w="108" w:type="dxa"/>
            <w:bottom w:w="0" w:type="dxa"/>
            <w:right w:w="108" w:type="dxa"/>
          </w:tblCellMar>
        </w:tblPrEx>
        <w:trPr>
          <w:trHeight w:val="13377" w:hRule="atLeast"/>
        </w:trPr>
        <w:tc>
          <w:tcPr>
            <w:tcW w:w="1039" w:type="dxa"/>
            <w:tcBorders>
              <w:top w:val="nil"/>
              <w:bottom w:val="nil"/>
            </w:tcBorders>
            <w:noWrap w:val="0"/>
            <w:vAlign w:val="top"/>
          </w:tcPr>
          <w:p w14:paraId="6790CEF3">
            <w:pPr>
              <w:spacing w:line="480" w:lineRule="exact"/>
              <w:ind w:right="82" w:rightChars="34"/>
              <w:jc w:val="center"/>
              <w:rPr>
                <w:rFonts w:hint="eastAsia" w:ascii="楷体_GB2312" w:eastAsia="楷体_GB2312"/>
                <w:b/>
                <w:color w:val="000000"/>
                <w:sz w:val="30"/>
                <w:szCs w:val="30"/>
              </w:rPr>
            </w:pPr>
          </w:p>
          <w:p w14:paraId="28EC2BE9">
            <w:pPr>
              <w:spacing w:line="480" w:lineRule="exact"/>
              <w:ind w:right="82" w:rightChars="34"/>
              <w:jc w:val="center"/>
              <w:rPr>
                <w:rFonts w:hint="eastAsia" w:ascii="楷体_GB2312" w:eastAsia="楷体_GB2312"/>
                <w:b/>
                <w:color w:val="000000"/>
                <w:sz w:val="30"/>
                <w:szCs w:val="30"/>
              </w:rPr>
            </w:pPr>
          </w:p>
          <w:p w14:paraId="4BE84EAA">
            <w:pPr>
              <w:spacing w:line="480" w:lineRule="exact"/>
              <w:ind w:right="82" w:rightChars="34"/>
              <w:jc w:val="center"/>
              <w:rPr>
                <w:rFonts w:hint="eastAsia" w:ascii="楷体_GB2312" w:eastAsia="楷体_GB2312"/>
                <w:b/>
                <w:color w:val="000000"/>
                <w:sz w:val="30"/>
                <w:szCs w:val="30"/>
              </w:rPr>
            </w:pPr>
          </w:p>
          <w:p w14:paraId="3449F994">
            <w:pPr>
              <w:spacing w:line="480" w:lineRule="exact"/>
              <w:ind w:right="82" w:rightChars="34"/>
              <w:jc w:val="center"/>
              <w:rPr>
                <w:rFonts w:hint="eastAsia" w:ascii="楷体_GB2312" w:eastAsia="楷体_GB2312"/>
                <w:b/>
                <w:color w:val="000000"/>
                <w:sz w:val="30"/>
                <w:szCs w:val="30"/>
              </w:rPr>
            </w:pPr>
          </w:p>
          <w:p w14:paraId="4D3CE1F7">
            <w:pPr>
              <w:spacing w:line="480" w:lineRule="exact"/>
              <w:ind w:right="82" w:rightChars="34"/>
              <w:jc w:val="center"/>
              <w:rPr>
                <w:rFonts w:hint="eastAsia" w:ascii="楷体_GB2312" w:eastAsia="楷体_GB2312"/>
                <w:b/>
                <w:color w:val="000000"/>
                <w:sz w:val="30"/>
                <w:szCs w:val="30"/>
              </w:rPr>
            </w:pPr>
          </w:p>
          <w:p w14:paraId="0EEDA237">
            <w:pPr>
              <w:spacing w:line="480" w:lineRule="exact"/>
              <w:ind w:right="82" w:rightChars="34"/>
              <w:jc w:val="center"/>
              <w:rPr>
                <w:rFonts w:hint="eastAsia" w:ascii="楷体_GB2312" w:eastAsia="楷体_GB2312"/>
                <w:b/>
                <w:color w:val="000000"/>
                <w:sz w:val="30"/>
                <w:szCs w:val="30"/>
              </w:rPr>
            </w:pPr>
          </w:p>
          <w:p w14:paraId="5C81A363">
            <w:pPr>
              <w:spacing w:line="480" w:lineRule="exact"/>
              <w:ind w:right="82" w:rightChars="34"/>
              <w:jc w:val="center"/>
              <w:rPr>
                <w:rFonts w:hint="eastAsia" w:ascii="楷体_GB2312" w:eastAsia="楷体_GB2312"/>
                <w:b/>
                <w:color w:val="000000"/>
                <w:sz w:val="30"/>
                <w:szCs w:val="30"/>
              </w:rPr>
            </w:pPr>
          </w:p>
          <w:p w14:paraId="3FE6BBC9">
            <w:pPr>
              <w:spacing w:line="480" w:lineRule="exact"/>
              <w:ind w:right="82" w:rightChars="34"/>
              <w:jc w:val="center"/>
              <w:rPr>
                <w:rFonts w:hint="eastAsia" w:ascii="楷体_GB2312" w:eastAsia="楷体_GB2312"/>
                <w:b/>
                <w:color w:val="000000"/>
                <w:sz w:val="30"/>
                <w:szCs w:val="30"/>
              </w:rPr>
            </w:pPr>
          </w:p>
          <w:p w14:paraId="2F52E444">
            <w:pPr>
              <w:spacing w:line="480" w:lineRule="exact"/>
              <w:ind w:right="82" w:rightChars="34"/>
              <w:jc w:val="right"/>
              <w:rPr>
                <w:rFonts w:hint="eastAsia"/>
                <w:color w:val="000000"/>
              </w:rPr>
            </w:pPr>
            <w:r>
              <w:rPr>
                <w:rFonts w:hint="eastAsia"/>
                <w:color w:val="000000"/>
              </w:rPr>
              <w:t>装</w:t>
            </w:r>
          </w:p>
          <w:p w14:paraId="433EF85F">
            <w:pPr>
              <w:spacing w:line="480" w:lineRule="exact"/>
              <w:ind w:right="82" w:rightChars="34"/>
              <w:jc w:val="right"/>
              <w:rPr>
                <w:rFonts w:hint="eastAsia"/>
                <w:color w:val="000000"/>
              </w:rPr>
            </w:pPr>
          </w:p>
          <w:p w14:paraId="4A7724B4">
            <w:pPr>
              <w:spacing w:line="480" w:lineRule="exact"/>
              <w:ind w:right="82" w:rightChars="34"/>
              <w:jc w:val="right"/>
              <w:rPr>
                <w:rFonts w:hint="eastAsia"/>
                <w:color w:val="000000"/>
              </w:rPr>
            </w:pPr>
            <w:r>
              <w:rPr>
                <w:rFonts w:hint="eastAsia"/>
                <w:color w:val="000000"/>
              </w:rPr>
              <w:t>订</w:t>
            </w:r>
          </w:p>
          <w:p w14:paraId="264916A3">
            <w:pPr>
              <w:spacing w:line="480" w:lineRule="exact"/>
              <w:ind w:right="82" w:rightChars="34"/>
              <w:jc w:val="right"/>
              <w:rPr>
                <w:rFonts w:hint="eastAsia"/>
                <w:color w:val="000000"/>
              </w:rPr>
            </w:pPr>
          </w:p>
          <w:p w14:paraId="5D5D3018">
            <w:pPr>
              <w:spacing w:line="480" w:lineRule="exact"/>
              <w:ind w:right="82" w:rightChars="34"/>
              <w:jc w:val="right"/>
              <w:rPr>
                <w:rFonts w:hint="eastAsia" w:ascii="楷体_GB2312" w:eastAsia="楷体_GB2312"/>
                <w:color w:val="000000"/>
              </w:rPr>
            </w:pPr>
            <w:r>
              <w:rPr>
                <w:rFonts w:hint="eastAsia"/>
                <w:color w:val="000000"/>
              </w:rPr>
              <w:t>线</w:t>
            </w:r>
          </w:p>
          <w:p w14:paraId="54C41FB9">
            <w:pPr>
              <w:spacing w:line="480" w:lineRule="exact"/>
              <w:ind w:right="82" w:rightChars="34"/>
              <w:jc w:val="right"/>
              <w:rPr>
                <w:rFonts w:hint="eastAsia" w:ascii="楷体_GB2312" w:eastAsia="楷体_GB2312"/>
                <w:b/>
                <w:color w:val="000000"/>
                <w:sz w:val="30"/>
                <w:szCs w:val="30"/>
              </w:rPr>
            </w:pPr>
            <w:r>
              <w:rPr>
                <w:rFonts w:hint="eastAsia" w:ascii="楷体_GB2312" w:eastAsia="楷体_GB2312"/>
                <w:color w:val="000000"/>
              </w:rPr>
              <w:t xml:space="preserve">   </w:t>
            </w:r>
          </w:p>
        </w:tc>
      </w:tr>
    </w:tbl>
    <w:p w14:paraId="0FCAE51C">
      <w:pPr>
        <w:spacing w:after="156" w:afterLines="50"/>
        <w:jc w:val="center"/>
        <w:rPr>
          <w:rFonts w:ascii="楷体_GB2312" w:eastAsia="楷体_GB2312"/>
          <w:b/>
          <w:color w:val="000000"/>
          <w:sz w:val="44"/>
          <w:szCs w:val="44"/>
        </w:rPr>
      </w:pPr>
      <w:r>
        <w:rPr>
          <w:rFonts w:hint="eastAsia" w:ascii="楷体_GB2312" w:eastAsia="楷体_GB2312"/>
          <w:b/>
          <w:color w:val="000000"/>
          <w:sz w:val="44"/>
          <w:szCs w:val="44"/>
        </w:rPr>
        <w:t>西北师范大学计算机科学与工程学院</w:t>
      </w:r>
    </w:p>
    <w:p w14:paraId="377819CA">
      <w:pPr>
        <w:spacing w:after="156" w:afterLines="50"/>
        <w:jc w:val="center"/>
        <w:rPr>
          <w:rFonts w:hint="eastAsia" w:ascii="黑体" w:eastAsia="黑体"/>
          <w:sz w:val="36"/>
          <w:szCs w:val="36"/>
        </w:rPr>
      </w:pPr>
      <w:r>
        <w:rPr>
          <w:rFonts w:hint="eastAsia" w:ascii="楷体_GB2312" w:eastAsia="楷体_GB2312"/>
          <w:b/>
          <w:color w:val="000000"/>
          <w:sz w:val="30"/>
          <w:szCs w:val="30"/>
        </w:rPr>
        <w:t>20</w:t>
      </w:r>
      <w:r>
        <w:rPr>
          <w:rFonts w:ascii="楷体_GB2312" w:eastAsia="楷体_GB2312"/>
          <w:b/>
          <w:sz w:val="30"/>
          <w:szCs w:val="30"/>
        </w:rPr>
        <w:t>24</w:t>
      </w:r>
      <w:r>
        <w:rPr>
          <w:rFonts w:hint="eastAsia" w:ascii="楷体_GB2312" w:eastAsia="楷体_GB2312"/>
          <w:b/>
          <w:color w:val="000000"/>
          <w:sz w:val="30"/>
          <w:szCs w:val="30"/>
        </w:rPr>
        <w:t>—20</w:t>
      </w:r>
      <w:r>
        <w:rPr>
          <w:rFonts w:ascii="楷体_GB2312" w:eastAsia="楷体_GB2312"/>
          <w:b/>
          <w:color w:val="000000"/>
          <w:sz w:val="30"/>
          <w:szCs w:val="30"/>
        </w:rPr>
        <w:t>25</w:t>
      </w:r>
      <w:r>
        <w:rPr>
          <w:rFonts w:hint="eastAsia" w:ascii="楷体_GB2312" w:eastAsia="楷体_GB2312"/>
          <w:b/>
          <w:color w:val="000000"/>
          <w:sz w:val="30"/>
          <w:szCs w:val="30"/>
        </w:rPr>
        <w:t>学年第一学期</w:t>
      </w:r>
    </w:p>
    <w:p w14:paraId="2CFC9481">
      <w:pPr>
        <w:jc w:val="center"/>
        <w:rPr>
          <w:rFonts w:ascii="楷体" w:hAnsi="楷体" w:eastAsia="楷体"/>
          <w:b/>
          <w:sz w:val="30"/>
          <w:szCs w:val="30"/>
        </w:rPr>
      </w:pPr>
      <w:r>
        <w:rPr>
          <w:rFonts w:hint="eastAsia" w:ascii="楷体" w:hAnsi="楷体" w:eastAsia="楷体"/>
          <w:b/>
          <w:sz w:val="30"/>
          <w:szCs w:val="30"/>
        </w:rPr>
        <w:t>《数据库系统及应用课程设计》期末考试试卷（A卷）</w:t>
      </w:r>
    </w:p>
    <w:p w14:paraId="0C8DA409">
      <w:pPr>
        <w:jc w:val="center"/>
        <w:rPr>
          <w:rFonts w:hint="eastAsia" w:ascii="楷体" w:hAnsi="楷体" w:eastAsia="楷体"/>
          <w:b/>
          <w:sz w:val="30"/>
          <w:szCs w:val="30"/>
        </w:rPr>
      </w:pPr>
      <w:r>
        <w:rPr>
          <w:rFonts w:hint="eastAsia" w:ascii="楷体" w:hAnsi="楷体" w:eastAsia="楷体"/>
          <w:b/>
          <w:sz w:val="30"/>
          <w:szCs w:val="30"/>
        </w:rPr>
        <w:t>考试形式：综合设计与报告</w:t>
      </w:r>
    </w:p>
    <w:p w14:paraId="21B0635C">
      <w:pPr>
        <w:keepNext w:val="0"/>
        <w:keepLines w:val="0"/>
        <w:pageBreakBefore w:val="0"/>
        <w:widowControl w:val="0"/>
        <w:kinsoku/>
        <w:wordWrap/>
        <w:overflowPunct/>
        <w:topLinePunct w:val="0"/>
        <w:autoSpaceDE/>
        <w:autoSpaceDN/>
        <w:bidi w:val="0"/>
        <w:adjustRightInd/>
        <w:snapToGrid w:val="0"/>
        <w:spacing w:before="156" w:beforeLines="50"/>
        <w:textAlignment w:val="auto"/>
        <w:rPr>
          <w:sz w:val="24"/>
          <w:szCs w:val="24"/>
        </w:rPr>
      </w:pPr>
      <w:r>
        <w:rPr>
          <w:rFonts w:hint="eastAsia"/>
          <w:sz w:val="24"/>
          <w:szCs w:val="24"/>
        </w:rPr>
        <w:t xml:space="preserve">专业： </w:t>
      </w:r>
      <w:r>
        <w:rPr>
          <w:sz w:val="24"/>
          <w:szCs w:val="24"/>
          <w:u w:val="single"/>
        </w:rPr>
        <w:t xml:space="preserve"> </w:t>
      </w:r>
      <w:r>
        <w:rPr>
          <w:rFonts w:hint="eastAsia"/>
          <w:sz w:val="24"/>
          <w:szCs w:val="24"/>
          <w:u w:val="single"/>
        </w:rPr>
        <w:t>计算机科学与技术</w:t>
      </w:r>
      <w:r>
        <w:rPr>
          <w:sz w:val="24"/>
          <w:szCs w:val="24"/>
          <w:u w:val="single"/>
        </w:rPr>
        <w:t xml:space="preserve"> </w:t>
      </w:r>
      <w:r>
        <w:rPr>
          <w:sz w:val="24"/>
          <w:szCs w:val="24"/>
        </w:rPr>
        <w:t xml:space="preserve">  </w:t>
      </w:r>
      <w:r>
        <w:rPr>
          <w:rFonts w:hint="eastAsia"/>
          <w:sz w:val="24"/>
          <w:szCs w:val="24"/>
        </w:rPr>
        <w:t>班级：</w:t>
      </w:r>
      <w:r>
        <w:rPr>
          <w:rFonts w:hint="eastAsia"/>
          <w:sz w:val="24"/>
          <w:szCs w:val="24"/>
          <w:u w:val="single"/>
        </w:rPr>
        <w:t xml:space="preserve"> </w:t>
      </w:r>
      <w:r>
        <w:rPr>
          <w:sz w:val="24"/>
          <w:szCs w:val="24"/>
          <w:u w:val="single"/>
        </w:rPr>
        <w:t xml:space="preserve"> 2022</w:t>
      </w:r>
      <w:r>
        <w:rPr>
          <w:rFonts w:hint="eastAsia"/>
          <w:sz w:val="24"/>
          <w:szCs w:val="24"/>
          <w:u w:val="single"/>
        </w:rPr>
        <w:t>级卓越班</w:t>
      </w:r>
      <w:r>
        <w:rPr>
          <w:sz w:val="24"/>
          <w:szCs w:val="24"/>
          <w:u w:val="single"/>
        </w:rPr>
        <w:t xml:space="preserve"> </w:t>
      </w:r>
      <w:r>
        <w:rPr>
          <w:sz w:val="24"/>
          <w:szCs w:val="24"/>
        </w:rPr>
        <w:t xml:space="preserve">   </w:t>
      </w:r>
      <w:r>
        <w:rPr>
          <w:rFonts w:hint="eastAsia"/>
          <w:sz w:val="24"/>
          <w:szCs w:val="24"/>
        </w:rPr>
        <w:t>任课教师：</w:t>
      </w:r>
      <w:r>
        <w:rPr>
          <w:rFonts w:hint="eastAsia"/>
          <w:sz w:val="24"/>
          <w:szCs w:val="24"/>
          <w:u w:val="single"/>
        </w:rPr>
        <w:t xml:space="preserve"> </w:t>
      </w:r>
      <w:r>
        <w:rPr>
          <w:sz w:val="24"/>
          <w:szCs w:val="24"/>
          <w:u w:val="single"/>
        </w:rPr>
        <w:t xml:space="preserve"> </w:t>
      </w:r>
      <w:r>
        <w:rPr>
          <w:rFonts w:hint="eastAsia"/>
          <w:sz w:val="24"/>
          <w:szCs w:val="24"/>
          <w:u w:val="single"/>
        </w:rPr>
        <w:t xml:space="preserve">冯丽霞 </w:t>
      </w:r>
    </w:p>
    <w:p w14:paraId="15BF3DC0">
      <w:pPr>
        <w:keepNext w:val="0"/>
        <w:keepLines w:val="0"/>
        <w:pageBreakBefore w:val="0"/>
        <w:widowControl w:val="0"/>
        <w:kinsoku/>
        <w:wordWrap/>
        <w:overflowPunct/>
        <w:topLinePunct w:val="0"/>
        <w:autoSpaceDE/>
        <w:autoSpaceDN/>
        <w:bidi w:val="0"/>
        <w:adjustRightInd/>
        <w:snapToGrid w:val="0"/>
        <w:spacing w:before="312" w:beforeLines="100" w:line="276" w:lineRule="auto"/>
        <w:textAlignment w:val="auto"/>
        <w:rPr>
          <w:sz w:val="24"/>
          <w:szCs w:val="24"/>
          <w:u w:val="single"/>
        </w:rPr>
      </w:pPr>
      <w:r>
        <w:rPr>
          <w:rFonts w:hint="eastAsia"/>
          <w:sz w:val="24"/>
          <w:szCs w:val="24"/>
        </w:rPr>
        <w:t>学号：</w:t>
      </w:r>
      <w:r>
        <w:rPr>
          <w:rFonts w:hint="eastAsia"/>
          <w:sz w:val="24"/>
          <w:szCs w:val="24"/>
          <w:u w:val="single"/>
        </w:rPr>
        <w:t xml:space="preserve"> </w:t>
      </w:r>
      <w:r>
        <w:rPr>
          <w:rFonts w:hint="eastAsia"/>
          <w:sz w:val="24"/>
          <w:szCs w:val="24"/>
          <w:u w:val="single"/>
          <w:lang w:val="en-US" w:eastAsia="zh-CN"/>
        </w:rPr>
        <w:t>202231607335</w:t>
      </w:r>
      <w:r>
        <w:rPr>
          <w:sz w:val="24"/>
          <w:szCs w:val="24"/>
          <w:u w:val="single"/>
        </w:rPr>
        <w:t xml:space="preserve">       </w:t>
      </w:r>
      <w:r>
        <w:rPr>
          <w:rFonts w:hint="eastAsia"/>
          <w:sz w:val="24"/>
          <w:szCs w:val="24"/>
        </w:rPr>
        <w:t xml:space="preserve"> </w:t>
      </w:r>
      <w:r>
        <w:rPr>
          <w:sz w:val="24"/>
          <w:szCs w:val="24"/>
        </w:rPr>
        <w:t xml:space="preserve"> </w:t>
      </w:r>
      <w:r>
        <w:rPr>
          <w:rFonts w:hint="eastAsia"/>
          <w:sz w:val="24"/>
          <w:szCs w:val="24"/>
        </w:rPr>
        <w:t>姓名：</w:t>
      </w:r>
      <w:r>
        <w:rPr>
          <w:rFonts w:hint="eastAsia"/>
          <w:sz w:val="24"/>
          <w:szCs w:val="24"/>
          <w:u w:val="single"/>
        </w:rPr>
        <w:t xml:space="preserve"> </w:t>
      </w:r>
      <w:r>
        <w:rPr>
          <w:rFonts w:hint="eastAsia"/>
          <w:sz w:val="24"/>
          <w:szCs w:val="24"/>
          <w:u w:val="single"/>
          <w:lang w:val="en-US" w:eastAsia="zh-CN"/>
        </w:rPr>
        <w:t>申一健</w:t>
      </w:r>
      <w:r>
        <w:rPr>
          <w:rFonts w:hint="eastAsia"/>
          <w:sz w:val="24"/>
          <w:szCs w:val="24"/>
          <w:u w:val="single"/>
        </w:rPr>
        <w:t xml:space="preserve">     </w:t>
      </w:r>
      <w:r>
        <w:rPr>
          <w:sz w:val="24"/>
          <w:szCs w:val="24"/>
          <w:u w:val="single"/>
        </w:rPr>
        <w:t xml:space="preserve"> </w:t>
      </w:r>
      <w:r>
        <w:rPr>
          <w:rFonts w:hint="eastAsia"/>
          <w:sz w:val="24"/>
          <w:szCs w:val="24"/>
          <w:u w:val="single"/>
        </w:rPr>
        <w:t xml:space="preserve"> </w:t>
      </w:r>
      <w:r>
        <w:rPr>
          <w:sz w:val="24"/>
          <w:szCs w:val="24"/>
          <w:u w:val="single"/>
        </w:rPr>
        <w:t xml:space="preserve">     </w:t>
      </w:r>
      <w:r>
        <w:rPr>
          <w:rFonts w:hint="eastAsia"/>
          <w:sz w:val="24"/>
          <w:szCs w:val="24"/>
          <w:u w:val="single"/>
          <w:lang w:val="en-US" w:eastAsia="zh-CN"/>
        </w:rPr>
        <w:t xml:space="preserve"> </w:t>
      </w:r>
      <w:r>
        <w:rPr>
          <w:rFonts w:hint="eastAsia"/>
          <w:sz w:val="24"/>
          <w:szCs w:val="24"/>
        </w:rPr>
        <w:t xml:space="preserve"> 总分：</w:t>
      </w:r>
      <w:r>
        <w:rPr>
          <w:rFonts w:hint="eastAsia"/>
          <w:sz w:val="24"/>
          <w:szCs w:val="24"/>
          <w:u w:val="single"/>
        </w:rPr>
        <w:t xml:space="preserve"> </w:t>
      </w:r>
      <w:r>
        <w:rPr>
          <w:sz w:val="24"/>
          <w:szCs w:val="24"/>
          <w:u w:val="single"/>
        </w:rPr>
        <w:t xml:space="preserve">            </w:t>
      </w:r>
    </w:p>
    <w:p w14:paraId="0F32C9F8">
      <w:pPr>
        <w:keepNext w:val="0"/>
        <w:keepLines w:val="0"/>
        <w:pageBreakBefore w:val="0"/>
        <w:widowControl w:val="0"/>
        <w:kinsoku/>
        <w:wordWrap/>
        <w:overflowPunct/>
        <w:topLinePunct w:val="0"/>
        <w:autoSpaceDE/>
        <w:autoSpaceDN/>
        <w:bidi w:val="0"/>
        <w:adjustRightInd/>
        <w:snapToGrid w:val="0"/>
        <w:spacing w:before="312" w:beforeLines="100" w:line="276" w:lineRule="auto"/>
        <w:textAlignment w:val="auto"/>
        <w:rPr>
          <w:sz w:val="24"/>
          <w:szCs w:val="24"/>
          <w:u w:val="single"/>
        </w:rPr>
      </w:pPr>
      <w:r>
        <w:rPr>
          <w:rFonts w:hint="eastAsia"/>
          <w:sz w:val="24"/>
          <w:szCs w:val="24"/>
        </w:rPr>
        <w:t>学号：</w:t>
      </w:r>
      <w:r>
        <w:rPr>
          <w:rFonts w:hint="eastAsia"/>
          <w:sz w:val="24"/>
          <w:szCs w:val="24"/>
          <w:u w:val="single"/>
        </w:rPr>
        <w:t xml:space="preserve"> </w:t>
      </w:r>
      <w:r>
        <w:rPr>
          <w:rFonts w:hint="eastAsia"/>
          <w:sz w:val="24"/>
          <w:szCs w:val="24"/>
          <w:u w:val="single"/>
          <w:lang w:val="en-US" w:eastAsia="zh-CN"/>
        </w:rPr>
        <w:t>202231607206</w:t>
      </w:r>
      <w:r>
        <w:rPr>
          <w:sz w:val="24"/>
          <w:szCs w:val="24"/>
          <w:u w:val="single"/>
        </w:rPr>
        <w:t xml:space="preserve">  </w:t>
      </w:r>
      <w:r>
        <w:rPr>
          <w:rFonts w:hint="eastAsia"/>
          <w:sz w:val="24"/>
          <w:szCs w:val="24"/>
          <w:u w:val="single"/>
          <w:lang w:val="en-US" w:eastAsia="zh-CN"/>
        </w:rPr>
        <w:t xml:space="preserve"> </w:t>
      </w:r>
      <w:r>
        <w:rPr>
          <w:sz w:val="24"/>
          <w:szCs w:val="24"/>
          <w:u w:val="single"/>
        </w:rPr>
        <w:t xml:space="preserve">   </w:t>
      </w:r>
      <w:r>
        <w:rPr>
          <w:rFonts w:hint="eastAsia"/>
          <w:sz w:val="24"/>
          <w:szCs w:val="24"/>
          <w:u w:val="single"/>
          <w:lang w:val="en-US" w:eastAsia="zh-CN"/>
        </w:rPr>
        <w:t xml:space="preserve"> </w:t>
      </w:r>
      <w:r>
        <w:rPr>
          <w:rFonts w:hint="eastAsia"/>
          <w:sz w:val="24"/>
          <w:szCs w:val="24"/>
        </w:rPr>
        <w:t xml:space="preserve"> </w:t>
      </w:r>
      <w:r>
        <w:rPr>
          <w:sz w:val="24"/>
          <w:szCs w:val="24"/>
        </w:rPr>
        <w:t xml:space="preserve"> </w:t>
      </w:r>
      <w:r>
        <w:rPr>
          <w:rFonts w:hint="eastAsia"/>
          <w:sz w:val="24"/>
          <w:szCs w:val="24"/>
        </w:rPr>
        <w:t>姓名：</w:t>
      </w:r>
      <w:r>
        <w:rPr>
          <w:rFonts w:hint="eastAsia"/>
          <w:sz w:val="24"/>
          <w:szCs w:val="24"/>
          <w:u w:val="single"/>
        </w:rPr>
        <w:t xml:space="preserve">  </w:t>
      </w:r>
      <w:r>
        <w:rPr>
          <w:rFonts w:hint="eastAsia"/>
          <w:sz w:val="24"/>
          <w:szCs w:val="24"/>
          <w:u w:val="single"/>
          <w:lang w:val="en-US" w:eastAsia="zh-CN"/>
        </w:rPr>
        <w:t>鱼洲</w:t>
      </w:r>
      <w:r>
        <w:rPr>
          <w:rFonts w:hint="eastAsia"/>
          <w:sz w:val="24"/>
          <w:szCs w:val="24"/>
          <w:u w:val="single"/>
        </w:rPr>
        <w:t xml:space="preserve">   </w:t>
      </w:r>
      <w:r>
        <w:rPr>
          <w:sz w:val="24"/>
          <w:szCs w:val="24"/>
          <w:u w:val="single"/>
        </w:rPr>
        <w:t xml:space="preserve"> </w:t>
      </w:r>
      <w:r>
        <w:rPr>
          <w:rFonts w:hint="eastAsia"/>
          <w:sz w:val="24"/>
          <w:szCs w:val="24"/>
          <w:u w:val="single"/>
        </w:rPr>
        <w:t xml:space="preserve"> </w:t>
      </w:r>
      <w:r>
        <w:rPr>
          <w:sz w:val="24"/>
          <w:szCs w:val="24"/>
          <w:u w:val="single"/>
        </w:rPr>
        <w:t xml:space="preserve">         </w:t>
      </w:r>
      <w:r>
        <w:rPr>
          <w:rFonts w:hint="eastAsia"/>
          <w:sz w:val="24"/>
          <w:szCs w:val="24"/>
        </w:rPr>
        <w:t xml:space="preserve"> 总分：</w:t>
      </w:r>
      <w:r>
        <w:rPr>
          <w:rFonts w:hint="eastAsia"/>
          <w:sz w:val="24"/>
          <w:szCs w:val="24"/>
          <w:u w:val="single"/>
        </w:rPr>
        <w:t xml:space="preserve"> </w:t>
      </w:r>
      <w:r>
        <w:rPr>
          <w:sz w:val="24"/>
          <w:szCs w:val="24"/>
          <w:u w:val="single"/>
        </w:rPr>
        <w:t xml:space="preserve">            </w:t>
      </w:r>
    </w:p>
    <w:p w14:paraId="0D87817B">
      <w:pPr>
        <w:keepNext w:val="0"/>
        <w:keepLines w:val="0"/>
        <w:pageBreakBefore w:val="0"/>
        <w:widowControl w:val="0"/>
        <w:kinsoku/>
        <w:wordWrap/>
        <w:overflowPunct/>
        <w:topLinePunct w:val="0"/>
        <w:autoSpaceDE/>
        <w:autoSpaceDN/>
        <w:bidi w:val="0"/>
        <w:adjustRightInd/>
        <w:snapToGrid w:val="0"/>
        <w:spacing w:before="312" w:beforeLines="100" w:line="276" w:lineRule="auto"/>
        <w:textAlignment w:val="auto"/>
        <w:rPr>
          <w:sz w:val="24"/>
          <w:szCs w:val="24"/>
          <w:u w:val="single"/>
        </w:rPr>
      </w:pPr>
      <w:r>
        <w:rPr>
          <w:rFonts w:hint="eastAsia"/>
          <w:sz w:val="24"/>
          <w:szCs w:val="24"/>
        </w:rPr>
        <w:t>学号：</w:t>
      </w:r>
      <w:r>
        <w:rPr>
          <w:rFonts w:hint="eastAsia"/>
          <w:sz w:val="24"/>
          <w:szCs w:val="24"/>
          <w:u w:val="single"/>
        </w:rPr>
        <w:t xml:space="preserve"> </w:t>
      </w:r>
      <w:r>
        <w:rPr>
          <w:rFonts w:hint="eastAsia"/>
          <w:sz w:val="24"/>
          <w:szCs w:val="24"/>
          <w:u w:val="single"/>
          <w:lang w:val="en-US" w:eastAsia="zh-CN"/>
        </w:rPr>
        <w:t>202231607319</w:t>
      </w:r>
      <w:r>
        <w:rPr>
          <w:sz w:val="24"/>
          <w:szCs w:val="24"/>
          <w:u w:val="single"/>
        </w:rPr>
        <w:t xml:space="preserve">       </w:t>
      </w:r>
      <w:r>
        <w:rPr>
          <w:rFonts w:hint="eastAsia"/>
          <w:sz w:val="24"/>
          <w:szCs w:val="24"/>
        </w:rPr>
        <w:t xml:space="preserve"> </w:t>
      </w:r>
      <w:r>
        <w:rPr>
          <w:sz w:val="24"/>
          <w:szCs w:val="24"/>
        </w:rPr>
        <w:t xml:space="preserve"> </w:t>
      </w:r>
      <w:r>
        <w:rPr>
          <w:rFonts w:hint="eastAsia"/>
          <w:sz w:val="24"/>
          <w:szCs w:val="24"/>
        </w:rPr>
        <w:t>姓名：</w:t>
      </w:r>
      <w:r>
        <w:rPr>
          <w:rFonts w:hint="eastAsia"/>
          <w:sz w:val="24"/>
          <w:szCs w:val="24"/>
          <w:u w:val="single"/>
        </w:rPr>
        <w:t xml:space="preserve"> </w:t>
      </w:r>
      <w:r>
        <w:rPr>
          <w:rFonts w:hint="eastAsia"/>
          <w:sz w:val="24"/>
          <w:szCs w:val="24"/>
          <w:u w:val="single"/>
          <w:lang w:val="en-US" w:eastAsia="zh-CN"/>
        </w:rPr>
        <w:t>赵冰阳</w:t>
      </w:r>
      <w:r>
        <w:rPr>
          <w:rFonts w:hint="eastAsia"/>
          <w:sz w:val="24"/>
          <w:szCs w:val="24"/>
          <w:u w:val="single"/>
        </w:rPr>
        <w:t xml:space="preserve">    </w:t>
      </w:r>
      <w:r>
        <w:rPr>
          <w:sz w:val="24"/>
          <w:szCs w:val="24"/>
          <w:u w:val="single"/>
        </w:rPr>
        <w:t xml:space="preserve"> </w:t>
      </w:r>
      <w:r>
        <w:rPr>
          <w:rFonts w:hint="eastAsia"/>
          <w:sz w:val="24"/>
          <w:szCs w:val="24"/>
          <w:u w:val="single"/>
        </w:rPr>
        <w:t xml:space="preserve"> </w:t>
      </w:r>
      <w:r>
        <w:rPr>
          <w:sz w:val="24"/>
          <w:szCs w:val="24"/>
          <w:u w:val="single"/>
        </w:rPr>
        <w:t xml:space="preserve">       </w:t>
      </w:r>
      <w:r>
        <w:rPr>
          <w:rFonts w:hint="eastAsia"/>
          <w:sz w:val="24"/>
          <w:szCs w:val="24"/>
        </w:rPr>
        <w:t xml:space="preserve"> 总分：</w:t>
      </w:r>
      <w:r>
        <w:rPr>
          <w:rFonts w:hint="eastAsia"/>
          <w:sz w:val="24"/>
          <w:szCs w:val="24"/>
          <w:u w:val="single"/>
        </w:rPr>
        <w:t xml:space="preserve"> </w:t>
      </w:r>
      <w:r>
        <w:rPr>
          <w:sz w:val="24"/>
          <w:szCs w:val="24"/>
          <w:u w:val="single"/>
        </w:rPr>
        <w:t xml:space="preserve">            </w:t>
      </w:r>
    </w:p>
    <w:p w14:paraId="2DACD4E1">
      <w:pPr>
        <w:keepNext w:val="0"/>
        <w:keepLines w:val="0"/>
        <w:pageBreakBefore w:val="0"/>
        <w:widowControl w:val="0"/>
        <w:kinsoku/>
        <w:wordWrap/>
        <w:overflowPunct/>
        <w:topLinePunct w:val="0"/>
        <w:autoSpaceDE/>
        <w:autoSpaceDN/>
        <w:bidi w:val="0"/>
        <w:adjustRightInd/>
        <w:snapToGrid w:val="0"/>
        <w:spacing w:line="300" w:lineRule="exact"/>
        <w:ind w:left="-204" w:leftChars="-85"/>
        <w:textAlignment w:val="auto"/>
        <w:rPr>
          <w:rFonts w:hint="eastAsia"/>
          <w:color w:val="000000"/>
          <w:szCs w:val="21"/>
          <w:u w:val="thick"/>
        </w:rPr>
      </w:pPr>
      <w:r>
        <w:rPr>
          <w:rFonts w:hint="eastAsia"/>
          <w:color w:val="000000"/>
          <w:szCs w:val="21"/>
          <w:u w:val="thick"/>
        </w:rPr>
        <w:t xml:space="preserve">                    </w:t>
      </w:r>
      <w:r>
        <w:rPr>
          <w:color w:val="000000"/>
          <w:szCs w:val="21"/>
          <w:u w:val="thick"/>
        </w:rPr>
        <w:t xml:space="preserve">  </w:t>
      </w:r>
      <w:r>
        <w:rPr>
          <w:rFonts w:hint="eastAsia"/>
          <w:color w:val="000000"/>
          <w:szCs w:val="21"/>
          <w:u w:val="thick"/>
        </w:rPr>
        <w:t xml:space="preserve">             </w:t>
      </w:r>
      <w:r>
        <w:rPr>
          <w:color w:val="000000"/>
          <w:szCs w:val="21"/>
          <w:u w:val="thick"/>
        </w:rPr>
        <w:t xml:space="preserve">  </w:t>
      </w:r>
      <w:r>
        <w:rPr>
          <w:rFonts w:hint="eastAsia"/>
          <w:color w:val="000000"/>
          <w:szCs w:val="21"/>
          <w:u w:val="thick"/>
        </w:rPr>
        <w:t xml:space="preserve">                                          </w:t>
      </w:r>
      <w:r>
        <w:rPr>
          <w:color w:val="000000"/>
          <w:szCs w:val="21"/>
          <w:u w:val="thick"/>
        </w:rPr>
        <w:t xml:space="preserve">  </w:t>
      </w:r>
      <w:r>
        <w:rPr>
          <w:rFonts w:hint="eastAsia"/>
          <w:color w:val="000000"/>
          <w:szCs w:val="21"/>
          <w:u w:val="thick"/>
        </w:rPr>
        <w:t xml:space="preserve"> </w:t>
      </w:r>
      <w:r>
        <w:rPr>
          <w:color w:val="000000"/>
          <w:szCs w:val="21"/>
          <w:u w:val="thick"/>
        </w:rPr>
        <w:t xml:space="preserve"> </w:t>
      </w:r>
      <w:r>
        <w:rPr>
          <w:rFonts w:hint="eastAsia"/>
          <w:color w:val="000000"/>
          <w:szCs w:val="21"/>
          <w:u w:val="thick"/>
        </w:rPr>
        <w:t xml:space="preserve">  </w:t>
      </w:r>
    </w:p>
    <w:p w14:paraId="1DE7FD53">
      <w:pPr>
        <w:keepNext w:val="0"/>
        <w:keepLines w:val="0"/>
        <w:pageBreakBefore w:val="0"/>
        <w:widowControl w:val="0"/>
        <w:kinsoku/>
        <w:wordWrap/>
        <w:overflowPunct/>
        <w:topLinePunct w:val="0"/>
        <w:autoSpaceDE/>
        <w:autoSpaceDN/>
        <w:bidi w:val="0"/>
        <w:adjustRightInd/>
        <w:snapToGrid w:val="0"/>
        <w:spacing w:before="156" w:beforeLines="50" w:line="600" w:lineRule="auto"/>
        <w:textAlignment w:val="auto"/>
        <w:rPr>
          <w:rFonts w:hint="eastAsia" w:ascii="宋体" w:hAnsi="宋体" w:eastAsia="宋体" w:cs="宋体"/>
          <w:sz w:val="21"/>
          <w:szCs w:val="21"/>
        </w:rPr>
      </w:pPr>
      <w:r>
        <w:rPr>
          <w:rFonts w:hint="eastAsia" w:ascii="宋体" w:hAnsi="宋体" w:eastAsia="宋体" w:cs="宋体"/>
          <w:sz w:val="21"/>
          <w:szCs w:val="21"/>
        </w:rPr>
        <w:t>阅卷人：</w:t>
      </w:r>
      <w:r>
        <w:rPr>
          <w:rFonts w:hint="eastAsia" w:ascii="宋体" w:hAnsi="宋体" w:eastAsia="宋体" w:cs="宋体"/>
          <w:sz w:val="21"/>
          <w:szCs w:val="21"/>
          <w:u w:val="single"/>
        </w:rPr>
        <w:t xml:space="preserve">                     </w:t>
      </w:r>
      <w:r>
        <w:rPr>
          <w:rFonts w:hint="eastAsia" w:ascii="宋体" w:hAnsi="宋体" w:eastAsia="宋体" w:cs="宋体"/>
          <w:sz w:val="21"/>
          <w:szCs w:val="21"/>
        </w:rPr>
        <w:t xml:space="preserve">  </w:t>
      </w:r>
    </w:p>
    <w:p w14:paraId="4C6478A7">
      <w:pPr>
        <w:keepNext w:val="0"/>
        <w:keepLines w:val="0"/>
        <w:pageBreakBefore w:val="0"/>
        <w:widowControl w:val="0"/>
        <w:kinsoku/>
        <w:wordWrap/>
        <w:overflowPunct/>
        <w:topLinePunct w:val="0"/>
        <w:autoSpaceDE/>
        <w:autoSpaceDN/>
        <w:bidi w:val="0"/>
        <w:adjustRightInd/>
        <w:snapToGrid w:val="0"/>
        <w:spacing w:before="156" w:beforeLines="50" w:after="240"/>
        <w:jc w:val="left"/>
        <w:textAlignment w:val="auto"/>
        <w:rPr>
          <w:rFonts w:hint="eastAsia" w:ascii="宋体" w:hAnsi="宋体" w:eastAsia="宋体" w:cs="宋体"/>
          <w:sz w:val="21"/>
          <w:szCs w:val="21"/>
        </w:rPr>
      </w:pPr>
      <w:r>
        <w:rPr>
          <w:rFonts w:hint="eastAsia" w:ascii="宋体" w:hAnsi="宋体" w:eastAsia="宋体" w:cs="宋体"/>
          <w:sz w:val="21"/>
          <w:szCs w:val="21"/>
        </w:rPr>
        <w:t>全卷得分统计：</w:t>
      </w:r>
    </w:p>
    <w:tbl>
      <w:tblPr>
        <w:tblStyle w:val="31"/>
        <w:tblW w:w="97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4"/>
        <w:gridCol w:w="2010"/>
        <w:gridCol w:w="1978"/>
        <w:gridCol w:w="1985"/>
        <w:gridCol w:w="2126"/>
      </w:tblGrid>
      <w:tr w14:paraId="1B597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vMerge w:val="restart"/>
            <w:noWrap w:val="0"/>
            <w:vAlign w:val="center"/>
          </w:tcPr>
          <w:p w14:paraId="35D92D02">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r>
              <w:rPr>
                <w:rFonts w:hint="eastAsia" w:ascii="宋体" w:hAnsi="宋体" w:eastAsia="宋体" w:cs="宋体"/>
                <w:sz w:val="21"/>
                <w:szCs w:val="21"/>
              </w:rPr>
              <w:t>毕业要求指标点与课程目标</w:t>
            </w:r>
          </w:p>
        </w:tc>
        <w:tc>
          <w:tcPr>
            <w:tcW w:w="2010" w:type="dxa"/>
            <w:noWrap w:val="0"/>
            <w:vAlign w:val="top"/>
          </w:tcPr>
          <w:p w14:paraId="4610C676">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r>
              <w:rPr>
                <w:rFonts w:hint="eastAsia" w:ascii="宋体" w:hAnsi="宋体" w:eastAsia="宋体" w:cs="宋体"/>
                <w:sz w:val="21"/>
                <w:szCs w:val="21"/>
              </w:rPr>
              <w:t>毕业要求指标点2.2</w:t>
            </w:r>
          </w:p>
        </w:tc>
        <w:tc>
          <w:tcPr>
            <w:tcW w:w="1978" w:type="dxa"/>
            <w:noWrap w:val="0"/>
            <w:vAlign w:val="top"/>
          </w:tcPr>
          <w:p w14:paraId="7A91714C">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r>
              <w:rPr>
                <w:rFonts w:hint="eastAsia" w:ascii="宋体" w:hAnsi="宋体" w:eastAsia="宋体" w:cs="宋体"/>
                <w:sz w:val="21"/>
                <w:szCs w:val="21"/>
              </w:rPr>
              <w:t>毕业要求指标点3.2</w:t>
            </w:r>
          </w:p>
        </w:tc>
        <w:tc>
          <w:tcPr>
            <w:tcW w:w="1985" w:type="dxa"/>
            <w:noWrap w:val="0"/>
            <w:vAlign w:val="top"/>
          </w:tcPr>
          <w:p w14:paraId="62744C97">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r>
              <w:rPr>
                <w:rFonts w:hint="eastAsia" w:ascii="宋体" w:hAnsi="宋体" w:eastAsia="宋体" w:cs="宋体"/>
                <w:sz w:val="21"/>
                <w:szCs w:val="21"/>
              </w:rPr>
              <w:t>毕业要求指标点4.4</w:t>
            </w:r>
          </w:p>
        </w:tc>
        <w:tc>
          <w:tcPr>
            <w:tcW w:w="2126" w:type="dxa"/>
            <w:noWrap w:val="0"/>
            <w:vAlign w:val="top"/>
          </w:tcPr>
          <w:p w14:paraId="77C6AD5D">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r>
              <w:rPr>
                <w:rFonts w:hint="eastAsia" w:ascii="宋体" w:hAnsi="宋体" w:eastAsia="宋体" w:cs="宋体"/>
                <w:sz w:val="21"/>
                <w:szCs w:val="21"/>
              </w:rPr>
              <w:t>毕业要求指标点5.2</w:t>
            </w:r>
          </w:p>
        </w:tc>
      </w:tr>
      <w:tr w14:paraId="10CF9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vMerge w:val="continue"/>
            <w:tcBorders>
              <w:tl2br w:val="single" w:color="auto" w:sz="4" w:space="0"/>
            </w:tcBorders>
            <w:noWrap w:val="0"/>
            <w:vAlign w:val="top"/>
          </w:tcPr>
          <w:p w14:paraId="7427B826">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p>
        </w:tc>
        <w:tc>
          <w:tcPr>
            <w:tcW w:w="2010" w:type="dxa"/>
            <w:noWrap w:val="0"/>
            <w:vAlign w:val="top"/>
          </w:tcPr>
          <w:p w14:paraId="7FB18273">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r>
              <w:rPr>
                <w:rFonts w:hint="eastAsia" w:ascii="宋体" w:hAnsi="宋体" w:eastAsia="宋体" w:cs="宋体"/>
                <w:sz w:val="21"/>
                <w:szCs w:val="21"/>
              </w:rPr>
              <w:t>课程目标1</w:t>
            </w:r>
          </w:p>
        </w:tc>
        <w:tc>
          <w:tcPr>
            <w:tcW w:w="1978" w:type="dxa"/>
            <w:noWrap w:val="0"/>
            <w:vAlign w:val="top"/>
          </w:tcPr>
          <w:p w14:paraId="1C013912">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r>
              <w:rPr>
                <w:rFonts w:hint="eastAsia" w:ascii="宋体" w:hAnsi="宋体" w:eastAsia="宋体" w:cs="宋体"/>
                <w:sz w:val="21"/>
                <w:szCs w:val="21"/>
              </w:rPr>
              <w:t>课程目标2</w:t>
            </w:r>
          </w:p>
        </w:tc>
        <w:tc>
          <w:tcPr>
            <w:tcW w:w="1985" w:type="dxa"/>
            <w:noWrap w:val="0"/>
            <w:vAlign w:val="top"/>
          </w:tcPr>
          <w:p w14:paraId="2A08B52C">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r>
              <w:rPr>
                <w:rFonts w:hint="eastAsia" w:ascii="宋体" w:hAnsi="宋体" w:eastAsia="宋体" w:cs="宋体"/>
                <w:sz w:val="21"/>
                <w:szCs w:val="21"/>
              </w:rPr>
              <w:t>课程目标3</w:t>
            </w:r>
          </w:p>
        </w:tc>
        <w:tc>
          <w:tcPr>
            <w:tcW w:w="2126" w:type="dxa"/>
            <w:noWrap w:val="0"/>
            <w:vAlign w:val="top"/>
          </w:tcPr>
          <w:p w14:paraId="1A66EEF4">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r>
              <w:rPr>
                <w:rFonts w:hint="eastAsia" w:ascii="宋体" w:hAnsi="宋体" w:eastAsia="宋体" w:cs="宋体"/>
                <w:sz w:val="21"/>
                <w:szCs w:val="21"/>
              </w:rPr>
              <w:t>课程目标4</w:t>
            </w:r>
          </w:p>
        </w:tc>
      </w:tr>
      <w:tr w14:paraId="647D2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94" w:type="dxa"/>
            <w:noWrap w:val="0"/>
            <w:vAlign w:val="center"/>
          </w:tcPr>
          <w:p w14:paraId="46F4E948">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r>
              <w:rPr>
                <w:rFonts w:hint="eastAsia" w:ascii="宋体" w:hAnsi="宋体" w:eastAsia="宋体" w:cs="宋体"/>
                <w:sz w:val="21"/>
                <w:szCs w:val="21"/>
              </w:rPr>
              <w:t>得分</w:t>
            </w:r>
          </w:p>
        </w:tc>
        <w:tc>
          <w:tcPr>
            <w:tcW w:w="2010" w:type="dxa"/>
            <w:noWrap w:val="0"/>
            <w:vAlign w:val="center"/>
          </w:tcPr>
          <w:p w14:paraId="5AB134A5">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p>
        </w:tc>
        <w:tc>
          <w:tcPr>
            <w:tcW w:w="1978" w:type="dxa"/>
            <w:noWrap w:val="0"/>
            <w:vAlign w:val="center"/>
          </w:tcPr>
          <w:p w14:paraId="3D7606DD">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p>
        </w:tc>
        <w:tc>
          <w:tcPr>
            <w:tcW w:w="1985" w:type="dxa"/>
            <w:noWrap w:val="0"/>
            <w:vAlign w:val="center"/>
          </w:tcPr>
          <w:p w14:paraId="4A08E8CC">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p>
        </w:tc>
        <w:tc>
          <w:tcPr>
            <w:tcW w:w="2126" w:type="dxa"/>
            <w:noWrap w:val="0"/>
            <w:vAlign w:val="center"/>
          </w:tcPr>
          <w:p w14:paraId="6870B121">
            <w:pPr>
              <w:keepNext w:val="0"/>
              <w:keepLines w:val="0"/>
              <w:pageBreakBefore w:val="0"/>
              <w:widowControl w:val="0"/>
              <w:kinsoku/>
              <w:wordWrap/>
              <w:overflowPunct/>
              <w:topLinePunct w:val="0"/>
              <w:autoSpaceDE/>
              <w:autoSpaceDN/>
              <w:bidi w:val="0"/>
              <w:adjustRightInd/>
              <w:snapToGrid w:val="0"/>
              <w:spacing w:line="360" w:lineRule="exact"/>
              <w:jc w:val="center"/>
              <w:textAlignment w:val="auto"/>
              <w:rPr>
                <w:rFonts w:hint="eastAsia" w:ascii="宋体" w:hAnsi="宋体" w:eastAsia="宋体" w:cs="宋体"/>
                <w:sz w:val="21"/>
                <w:szCs w:val="21"/>
              </w:rPr>
            </w:pPr>
          </w:p>
        </w:tc>
      </w:tr>
    </w:tbl>
    <w:p w14:paraId="7CAC2602">
      <w:pPr>
        <w:keepNext w:val="0"/>
        <w:keepLines w:val="0"/>
        <w:pageBreakBefore w:val="0"/>
        <w:widowControl w:val="0"/>
        <w:kinsoku/>
        <w:wordWrap/>
        <w:overflowPunct/>
        <w:topLinePunct w:val="0"/>
        <w:autoSpaceDE/>
        <w:autoSpaceDN/>
        <w:bidi w:val="0"/>
        <w:adjustRightInd/>
        <w:snapToGrid w:val="0"/>
        <w:textAlignment w:val="auto"/>
        <w:rPr>
          <w:rFonts w:hint="eastAsia" w:ascii="宋体" w:hAnsi="宋体" w:eastAsia="宋体" w:cs="宋体"/>
          <w:sz w:val="21"/>
          <w:szCs w:val="21"/>
        </w:rPr>
      </w:pPr>
    </w:p>
    <w:p w14:paraId="4C91133E">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ascii="宋体" w:hAnsi="宋体" w:eastAsia="宋体" w:cs="宋体"/>
          <w:b/>
          <w:sz w:val="21"/>
          <w:szCs w:val="21"/>
        </w:rPr>
      </w:pPr>
      <w:r>
        <w:rPr>
          <w:rFonts w:hint="eastAsia" w:ascii="宋体" w:hAnsi="宋体" w:eastAsia="宋体" w:cs="宋体"/>
          <w:b/>
          <w:sz w:val="21"/>
          <w:szCs w:val="21"/>
        </w:rPr>
        <w:t>题目及要求：</w:t>
      </w:r>
    </w:p>
    <w:p w14:paraId="7FEB9E84">
      <w:pPr>
        <w:keepNext w:val="0"/>
        <w:keepLines w:val="0"/>
        <w:pageBreakBefore w:val="0"/>
        <w:widowControl w:val="0"/>
        <w:kinsoku/>
        <w:wordWrap/>
        <w:overflowPunct/>
        <w:topLinePunct w:val="0"/>
        <w:autoSpaceDE/>
        <w:autoSpaceDN/>
        <w:bidi w:val="0"/>
        <w:adjustRightInd/>
        <w:snapToGrid w:val="0"/>
        <w:spacing w:line="360" w:lineRule="auto"/>
        <w:ind w:firstLine="210" w:firstLineChars="100"/>
        <w:textAlignment w:val="auto"/>
        <w:rPr>
          <w:rFonts w:hint="eastAsia" w:ascii="宋体" w:hAnsi="宋体" w:eastAsia="宋体" w:cs="宋体"/>
          <w:b/>
          <w:bCs/>
          <w:sz w:val="21"/>
          <w:szCs w:val="21"/>
          <w:u w:val="single"/>
        </w:rPr>
      </w:pPr>
      <w:r>
        <w:rPr>
          <w:rFonts w:hint="eastAsia" w:ascii="宋体" w:hAnsi="宋体" w:eastAsia="宋体" w:cs="宋体"/>
          <w:sz w:val="21"/>
          <w:szCs w:val="21"/>
        </w:rPr>
        <w:t>设计题目：</w:t>
      </w:r>
      <w:r>
        <w:rPr>
          <w:rFonts w:hint="eastAsia" w:ascii="宋体" w:hAnsi="宋体" w:eastAsia="宋体" w:cs="宋体"/>
          <w:b/>
          <w:bCs/>
          <w:sz w:val="21"/>
          <w:szCs w:val="21"/>
          <w:u w:val="single"/>
        </w:rPr>
        <w:t xml:space="preserve"> </w:t>
      </w:r>
      <w:r>
        <w:rPr>
          <w:rFonts w:hint="eastAsia" w:ascii="宋体" w:hAnsi="宋体" w:eastAsia="宋体" w:cs="宋体"/>
          <w:b/>
          <w:bCs/>
          <w:sz w:val="21"/>
          <w:szCs w:val="21"/>
          <w:u w:val="single"/>
          <w:lang w:val="en-US" w:eastAsia="zh-CN"/>
        </w:rPr>
        <w:t>基于Django的饭店管理系统</w:t>
      </w:r>
      <w:r>
        <w:rPr>
          <w:rFonts w:hint="eastAsia" w:ascii="宋体" w:hAnsi="宋体" w:eastAsia="宋体" w:cs="宋体"/>
          <w:b/>
          <w:bCs/>
          <w:sz w:val="21"/>
          <w:szCs w:val="21"/>
          <w:u w:val="single"/>
        </w:rPr>
        <w:t xml:space="preserve">                                               </w:t>
      </w:r>
    </w:p>
    <w:p w14:paraId="14B2273C">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ascii="宋体" w:hAnsi="宋体" w:eastAsia="宋体" w:cs="宋体"/>
          <w:sz w:val="21"/>
          <w:szCs w:val="21"/>
        </w:rPr>
      </w:pPr>
      <w:r>
        <w:rPr>
          <w:rFonts w:hint="eastAsia" w:ascii="宋体" w:hAnsi="宋体" w:eastAsia="宋体" w:cs="宋体"/>
          <w:sz w:val="21"/>
          <w:szCs w:val="21"/>
        </w:rPr>
        <w:t xml:space="preserve">  设计要求：</w:t>
      </w:r>
    </w:p>
    <w:p w14:paraId="737EA921">
      <w:pPr>
        <w:keepNext w:val="0"/>
        <w:keepLines w:val="0"/>
        <w:pageBreakBefore w:val="0"/>
        <w:widowControl w:val="0"/>
        <w:kinsoku/>
        <w:wordWrap/>
        <w:overflowPunct/>
        <w:topLinePunct w:val="0"/>
        <w:autoSpaceDE/>
        <w:autoSpaceDN/>
        <w:bidi w:val="0"/>
        <w:adjustRightInd/>
        <w:snapToGrid w:val="0"/>
        <w:spacing w:line="276" w:lineRule="auto"/>
        <w:ind w:firstLine="619" w:firstLineChars="295"/>
        <w:textAlignment w:val="auto"/>
        <w:rPr>
          <w:rFonts w:hint="eastAsia" w:ascii="宋体" w:hAnsi="宋体" w:eastAsia="宋体" w:cs="宋体"/>
          <w:bCs/>
          <w:sz w:val="21"/>
          <w:szCs w:val="21"/>
        </w:rPr>
      </w:pPr>
      <w:r>
        <w:rPr>
          <w:rFonts w:hint="eastAsia" w:ascii="宋体" w:hAnsi="宋体" w:eastAsia="宋体" w:cs="宋体"/>
          <w:bCs/>
          <w:sz w:val="21"/>
          <w:szCs w:val="21"/>
        </w:rPr>
        <w:t>1. 完成数据库应用系统的设计和实现。</w:t>
      </w:r>
    </w:p>
    <w:p w14:paraId="63B98384">
      <w:pPr>
        <w:keepNext w:val="0"/>
        <w:keepLines w:val="0"/>
        <w:pageBreakBefore w:val="0"/>
        <w:widowControl w:val="0"/>
        <w:kinsoku/>
        <w:wordWrap/>
        <w:overflowPunct/>
        <w:topLinePunct w:val="0"/>
        <w:autoSpaceDE/>
        <w:autoSpaceDN/>
        <w:bidi w:val="0"/>
        <w:adjustRightInd/>
        <w:snapToGrid w:val="0"/>
        <w:spacing w:line="276" w:lineRule="auto"/>
        <w:ind w:firstLine="619" w:firstLineChars="295"/>
        <w:textAlignment w:val="auto"/>
        <w:rPr>
          <w:rFonts w:hint="eastAsia" w:ascii="宋体" w:hAnsi="宋体" w:eastAsia="宋体" w:cs="宋体"/>
          <w:bCs/>
          <w:sz w:val="21"/>
          <w:szCs w:val="21"/>
        </w:rPr>
      </w:pPr>
      <w:r>
        <w:rPr>
          <w:rFonts w:hint="eastAsia" w:ascii="宋体" w:hAnsi="宋体" w:eastAsia="宋体" w:cs="宋体"/>
          <w:bCs/>
          <w:sz w:val="21"/>
          <w:szCs w:val="21"/>
        </w:rPr>
        <w:t>2. 系统分析合理、设计过程规范、功能完整，界面友好，运行流畅。</w:t>
      </w:r>
    </w:p>
    <w:p w14:paraId="2A7B3702">
      <w:pPr>
        <w:keepNext w:val="0"/>
        <w:keepLines w:val="0"/>
        <w:pageBreakBefore w:val="0"/>
        <w:widowControl w:val="0"/>
        <w:kinsoku/>
        <w:wordWrap/>
        <w:overflowPunct/>
        <w:topLinePunct w:val="0"/>
        <w:autoSpaceDE/>
        <w:autoSpaceDN/>
        <w:bidi w:val="0"/>
        <w:adjustRightInd/>
        <w:snapToGrid w:val="0"/>
        <w:spacing w:line="276" w:lineRule="auto"/>
        <w:ind w:firstLine="619" w:firstLineChars="295"/>
        <w:textAlignment w:val="auto"/>
        <w:rPr>
          <w:rFonts w:hint="eastAsia" w:ascii="宋体" w:hAnsi="宋体" w:eastAsia="宋体" w:cs="宋体"/>
          <w:bCs/>
          <w:sz w:val="21"/>
          <w:szCs w:val="21"/>
        </w:rPr>
      </w:pPr>
      <w:r>
        <w:rPr>
          <w:rFonts w:hint="eastAsia" w:ascii="宋体" w:hAnsi="宋体" w:eastAsia="宋体" w:cs="宋体"/>
          <w:bCs/>
          <w:sz w:val="21"/>
          <w:szCs w:val="21"/>
        </w:rPr>
        <w:t>3. 文档撰写规范、逻辑严谨、条理清晰。</w:t>
      </w:r>
    </w:p>
    <w:p w14:paraId="14A630E6">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ascii="宋体" w:hAnsi="宋体" w:eastAsia="宋体" w:cs="宋体"/>
          <w:b/>
          <w:sz w:val="21"/>
          <w:szCs w:val="21"/>
        </w:rPr>
      </w:pPr>
      <w:r>
        <w:rPr>
          <w:rFonts w:hint="eastAsia" w:ascii="宋体" w:hAnsi="宋体" w:eastAsia="宋体" w:cs="宋体"/>
          <w:b/>
          <w:sz w:val="21"/>
          <w:szCs w:val="21"/>
        </w:rPr>
        <w:t xml:space="preserve">评语：       </w:t>
      </w:r>
    </w:p>
    <w:p w14:paraId="15D28C1E">
      <w:pPr>
        <w:spacing w:line="360" w:lineRule="auto"/>
        <w:rPr>
          <w:rFonts w:hint="eastAsia" w:ascii="宋体" w:hAnsi="宋体" w:eastAsia="宋体" w:cs="宋体"/>
          <w:sz w:val="21"/>
          <w:szCs w:val="21"/>
        </w:rPr>
      </w:pPr>
      <w:r>
        <w:rPr>
          <w:rFonts w:hint="eastAsia" w:ascii="宋体" w:hAnsi="宋体" w:eastAsia="宋体" w:cs="宋体"/>
          <w:sz w:val="21"/>
          <w:szCs w:val="21"/>
        </w:rPr>
        <w:t xml:space="preserve">       </w:t>
      </w:r>
    </w:p>
    <w:p w14:paraId="5E151152">
      <w:pPr>
        <w:rPr>
          <w:rFonts w:hint="eastAsia"/>
        </w:rPr>
      </w:pPr>
      <w:r>
        <w:rPr>
          <w:rFonts w:hint="eastAsia"/>
        </w:rPr>
        <w:t xml:space="preserve">   </w:t>
      </w:r>
    </w:p>
    <w:p w14:paraId="5DC2195D">
      <w:pPr>
        <w:spacing w:line="720" w:lineRule="auto"/>
        <w:jc w:val="center"/>
        <w:rPr>
          <w:rFonts w:hint="eastAsia"/>
          <w:b/>
          <w:bCs/>
          <w:sz w:val="52"/>
        </w:rPr>
        <w:sectPr>
          <w:headerReference r:id="rId3" w:type="default"/>
          <w:headerReference r:id="rId4" w:type="even"/>
          <w:footerReference r:id="rId5" w:type="even"/>
          <w:endnotePr>
            <w:numFmt w:val="decimal"/>
          </w:endnotePr>
          <w:pgSz w:w="11907" w:h="16839"/>
          <w:pgMar w:top="1758" w:right="1361" w:bottom="1644" w:left="1701" w:header="0" w:footer="680" w:gutter="0"/>
          <w:pgNumType w:start="1"/>
          <w:cols w:space="720" w:num="1"/>
          <w:titlePg/>
          <w:docGrid w:type="lines" w:linePitch="360" w:charSpace="1861"/>
        </w:sectPr>
      </w:pPr>
    </w:p>
    <w:p w14:paraId="5654BE78">
      <w:pPr>
        <w:spacing w:line="720" w:lineRule="auto"/>
        <w:jc w:val="center"/>
        <w:rPr>
          <w:b/>
          <w:bCs/>
          <w:sz w:val="52"/>
        </w:rPr>
      </w:pPr>
      <w:r>
        <w:rPr>
          <w:rFonts w:hint="eastAsia"/>
          <w:b/>
          <w:bCs/>
          <w:sz w:val="52"/>
        </w:rPr>
        <w:drawing>
          <wp:inline distT="0" distB="0" distL="114300" distR="114300">
            <wp:extent cx="2620645" cy="530225"/>
            <wp:effectExtent l="0" t="0" r="635" b="3175"/>
            <wp:docPr id="1" name="图片 1" descr="毛体师大-修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毛体师大-修饰"/>
                    <pic:cNvPicPr>
                      <a:picLocks noChangeAspect="1"/>
                    </pic:cNvPicPr>
                  </pic:nvPicPr>
                  <pic:blipFill>
                    <a:blip r:embed="rId15"/>
                    <a:stretch>
                      <a:fillRect/>
                    </a:stretch>
                  </pic:blipFill>
                  <pic:spPr>
                    <a:xfrm>
                      <a:off x="0" y="0"/>
                      <a:ext cx="2620645" cy="530225"/>
                    </a:xfrm>
                    <a:prstGeom prst="rect">
                      <a:avLst/>
                    </a:prstGeom>
                    <a:noFill/>
                    <a:ln>
                      <a:noFill/>
                    </a:ln>
                  </pic:spPr>
                </pic:pic>
              </a:graphicData>
            </a:graphic>
          </wp:inline>
        </w:drawing>
      </w:r>
    </w:p>
    <w:p w14:paraId="6D31E443">
      <w:pPr>
        <w:spacing w:line="720" w:lineRule="auto"/>
        <w:jc w:val="center"/>
        <w:rPr>
          <w:rFonts w:hint="eastAsia"/>
          <w:b/>
          <w:bCs/>
          <w:sz w:val="52"/>
          <w:szCs w:val="24"/>
        </w:rPr>
      </w:pPr>
    </w:p>
    <w:p w14:paraId="4AF3EC84">
      <w:pPr>
        <w:spacing w:line="720" w:lineRule="auto"/>
        <w:jc w:val="center"/>
        <w:rPr>
          <w:rFonts w:ascii="黑体" w:hAnsi="黑体" w:eastAsia="黑体"/>
          <w:bCs/>
          <w:sz w:val="44"/>
          <w:szCs w:val="24"/>
        </w:rPr>
      </w:pPr>
      <w:r>
        <w:rPr>
          <w:rFonts w:hint="eastAsia" w:eastAsia="方正美黑简体"/>
          <w:bCs/>
          <w:sz w:val="44"/>
          <w:szCs w:val="24"/>
        </w:rPr>
        <w:t xml:space="preserve">数据库系统及应用 </w:t>
      </w:r>
      <w:r>
        <w:rPr>
          <w:rFonts w:hint="eastAsia" w:ascii="黑体" w:hAnsi="黑体" w:eastAsia="黑体"/>
          <w:bCs/>
          <w:sz w:val="44"/>
          <w:szCs w:val="24"/>
        </w:rPr>
        <w:t>课程设计报告</w:t>
      </w:r>
    </w:p>
    <w:p w14:paraId="2D41BE14">
      <w:pPr>
        <w:spacing w:line="480" w:lineRule="auto"/>
        <w:jc w:val="center"/>
        <w:rPr>
          <w:b/>
          <w:bCs/>
          <w:sz w:val="28"/>
          <w:szCs w:val="24"/>
        </w:rPr>
      </w:pPr>
    </w:p>
    <w:p w14:paraId="6753B8BC">
      <w:pPr>
        <w:spacing w:line="480" w:lineRule="auto"/>
        <w:jc w:val="center"/>
        <w:rPr>
          <w:b/>
          <w:bCs/>
          <w:sz w:val="28"/>
          <w:szCs w:val="24"/>
        </w:rPr>
      </w:pPr>
    </w:p>
    <w:p w14:paraId="5EF7C711">
      <w:pPr>
        <w:spacing w:line="700" w:lineRule="exact"/>
        <w:ind w:firstLine="1500" w:firstLineChars="500"/>
        <w:rPr>
          <w:rFonts w:hint="eastAsia" w:ascii="宋体" w:hAnsi="宋体" w:eastAsia="宋体" w:cs="宋体"/>
          <w:b w:val="0"/>
          <w:bCs w:val="0"/>
          <w:sz w:val="30"/>
          <w:u w:val="single"/>
          <w:lang w:val="en-US" w:eastAsia="zh-CN"/>
        </w:rPr>
      </w:pPr>
      <w:r>
        <w:rPr>
          <w:rFonts w:hint="eastAsia" w:ascii="宋体" w:hAnsi="宋体" w:eastAsia="宋体" w:cs="宋体"/>
          <w:sz w:val="30"/>
          <w:szCs w:val="24"/>
        </w:rPr>
        <w:t>题    目</w:t>
      </w:r>
      <w:r>
        <w:rPr>
          <w:rFonts w:hint="eastAsia" w:ascii="宋体" w:hAnsi="宋体" w:eastAsia="宋体" w:cs="宋体"/>
          <w:sz w:val="30"/>
        </w:rPr>
        <w:t>：</w:t>
      </w:r>
      <w:r>
        <w:rPr>
          <w:rFonts w:hint="eastAsia" w:ascii="宋体" w:hAnsi="宋体" w:eastAsia="宋体" w:cs="宋体"/>
          <w:sz w:val="30"/>
          <w:u w:val="single"/>
        </w:rPr>
        <w:t xml:space="preserve">  </w:t>
      </w:r>
      <w:r>
        <w:rPr>
          <w:rFonts w:hint="eastAsia" w:ascii="宋体" w:hAnsi="宋体" w:eastAsia="宋体" w:cs="宋体"/>
          <w:sz w:val="30"/>
          <w:u w:val="single"/>
          <w:lang w:val="en-US" w:eastAsia="zh-CN"/>
        </w:rPr>
        <w:t xml:space="preserve">  </w:t>
      </w:r>
      <w:r>
        <w:rPr>
          <w:rFonts w:hint="eastAsia" w:ascii="宋体" w:hAnsi="宋体" w:eastAsia="宋体" w:cs="宋体"/>
          <w:b w:val="0"/>
          <w:bCs w:val="0"/>
          <w:sz w:val="30"/>
          <w:u w:val="single"/>
          <w:lang w:val="en-US" w:eastAsia="zh-CN"/>
        </w:rPr>
        <w:t>基于Django的</w:t>
      </w:r>
      <w:r>
        <w:rPr>
          <w:rFonts w:hint="eastAsia" w:ascii="宋体" w:hAnsi="宋体" w:eastAsia="宋体" w:cs="宋体"/>
          <w:b w:val="0"/>
          <w:bCs w:val="0"/>
          <w:sz w:val="30"/>
          <w:u w:val="single"/>
        </w:rPr>
        <w:t xml:space="preserve">饭店管理系统   </w:t>
      </w:r>
    </w:p>
    <w:p w14:paraId="36E5F160">
      <w:pPr>
        <w:spacing w:line="700" w:lineRule="exact"/>
        <w:ind w:firstLine="1500" w:firstLineChars="500"/>
        <w:rPr>
          <w:rFonts w:hint="eastAsia" w:ascii="宋体" w:hAnsi="宋体" w:eastAsia="宋体" w:cs="宋体"/>
          <w:b w:val="0"/>
          <w:bCs w:val="0"/>
          <w:sz w:val="30"/>
          <w:szCs w:val="24"/>
          <w:lang w:val="en-US" w:eastAsia="zh-CN"/>
        </w:rPr>
      </w:pPr>
      <w:r>
        <w:rPr>
          <w:rFonts w:hint="eastAsia" w:ascii="宋体" w:hAnsi="宋体" w:eastAsia="宋体" w:cs="宋体"/>
          <w:b w:val="0"/>
          <w:bCs w:val="0"/>
          <w:sz w:val="30"/>
          <w:szCs w:val="24"/>
        </w:rPr>
        <w:t>学    院：</w:t>
      </w:r>
      <w:r>
        <w:rPr>
          <w:rFonts w:hint="eastAsia" w:ascii="宋体" w:hAnsi="宋体" w:eastAsia="宋体" w:cs="宋体"/>
          <w:b w:val="0"/>
          <w:bCs w:val="0"/>
          <w:sz w:val="30"/>
          <w:szCs w:val="24"/>
          <w:u w:val="single"/>
        </w:rPr>
        <w:t xml:space="preserve">   </w:t>
      </w:r>
      <w:r>
        <w:rPr>
          <w:rFonts w:hint="eastAsia" w:ascii="宋体" w:hAnsi="宋体" w:eastAsia="宋体" w:cs="宋体"/>
          <w:b w:val="0"/>
          <w:bCs w:val="0"/>
          <w:sz w:val="30"/>
          <w:szCs w:val="24"/>
          <w:u w:val="single"/>
          <w:lang w:val="en-US" w:eastAsia="zh-CN"/>
        </w:rPr>
        <w:t xml:space="preserve">   </w:t>
      </w:r>
      <w:r>
        <w:rPr>
          <w:rFonts w:hint="eastAsia" w:ascii="宋体" w:hAnsi="宋体" w:eastAsia="宋体" w:cs="宋体"/>
          <w:b w:val="0"/>
          <w:bCs w:val="0"/>
          <w:sz w:val="30"/>
          <w:szCs w:val="24"/>
          <w:u w:val="single"/>
        </w:rPr>
        <w:t xml:space="preserve">计算机科学与工程学院     </w:t>
      </w:r>
      <w:r>
        <w:rPr>
          <w:rFonts w:hint="eastAsia" w:ascii="宋体" w:hAnsi="宋体" w:eastAsia="宋体" w:cs="宋体"/>
          <w:b w:val="0"/>
          <w:bCs w:val="0"/>
          <w:sz w:val="30"/>
          <w:szCs w:val="24"/>
          <w:u w:val="single"/>
          <w:lang w:val="en-US" w:eastAsia="zh-CN"/>
        </w:rPr>
        <w:t xml:space="preserve"> </w:t>
      </w:r>
    </w:p>
    <w:p w14:paraId="0E269039">
      <w:pPr>
        <w:spacing w:line="700" w:lineRule="exact"/>
        <w:ind w:firstLine="1500" w:firstLineChars="500"/>
        <w:rPr>
          <w:rFonts w:hint="eastAsia" w:ascii="宋体" w:hAnsi="宋体" w:eastAsia="宋体" w:cs="宋体"/>
          <w:b w:val="0"/>
          <w:bCs w:val="0"/>
          <w:sz w:val="30"/>
          <w:szCs w:val="24"/>
          <w:u w:val="single"/>
          <w:lang w:val="en-US" w:eastAsia="zh-CN"/>
        </w:rPr>
      </w:pPr>
      <w:r>
        <w:rPr>
          <w:rFonts w:hint="eastAsia" w:ascii="宋体" w:hAnsi="宋体" w:eastAsia="宋体" w:cs="宋体"/>
          <w:b w:val="0"/>
          <w:bCs w:val="0"/>
          <w:sz w:val="30"/>
          <w:szCs w:val="24"/>
        </w:rPr>
        <w:t>专    业：</w:t>
      </w:r>
      <w:r>
        <w:rPr>
          <w:rFonts w:hint="eastAsia" w:ascii="宋体" w:hAnsi="宋体" w:eastAsia="宋体" w:cs="宋体"/>
          <w:b w:val="0"/>
          <w:bCs w:val="0"/>
          <w:sz w:val="30"/>
          <w:szCs w:val="24"/>
          <w:u w:val="single"/>
        </w:rPr>
        <w:t xml:space="preserve">   </w:t>
      </w:r>
      <w:r>
        <w:rPr>
          <w:rFonts w:hint="eastAsia" w:ascii="宋体" w:hAnsi="宋体" w:eastAsia="宋体" w:cs="宋体"/>
          <w:b w:val="0"/>
          <w:bCs w:val="0"/>
          <w:sz w:val="30"/>
          <w:szCs w:val="24"/>
          <w:u w:val="single"/>
          <w:lang w:val="en-US" w:eastAsia="zh-CN"/>
        </w:rPr>
        <w:t xml:space="preserve">    </w:t>
      </w:r>
      <w:r>
        <w:rPr>
          <w:rFonts w:hint="eastAsia" w:ascii="宋体" w:hAnsi="宋体" w:eastAsia="宋体" w:cs="宋体"/>
          <w:b w:val="0"/>
          <w:bCs w:val="0"/>
          <w:sz w:val="30"/>
          <w:szCs w:val="24"/>
          <w:u w:val="single"/>
        </w:rPr>
        <w:t xml:space="preserve">计算机科学与技术         </w:t>
      </w:r>
    </w:p>
    <w:p w14:paraId="61B478C3">
      <w:pPr>
        <w:spacing w:line="700" w:lineRule="exact"/>
        <w:ind w:firstLine="1500" w:firstLineChars="500"/>
        <w:rPr>
          <w:rFonts w:hint="eastAsia" w:ascii="宋体" w:hAnsi="宋体" w:eastAsia="宋体" w:cs="宋体"/>
          <w:b w:val="0"/>
          <w:bCs w:val="0"/>
          <w:sz w:val="30"/>
          <w:szCs w:val="24"/>
          <w:u w:val="single"/>
          <w:lang w:val="en-US" w:eastAsia="zh-CN"/>
        </w:rPr>
      </w:pPr>
      <w:r>
        <w:rPr>
          <w:rFonts w:hint="eastAsia" w:ascii="宋体" w:hAnsi="宋体" w:eastAsia="宋体" w:cs="宋体"/>
          <w:b w:val="0"/>
          <w:bCs w:val="0"/>
          <w:sz w:val="30"/>
          <w:szCs w:val="24"/>
        </w:rPr>
        <w:t>班    级：</w:t>
      </w:r>
      <w:r>
        <w:rPr>
          <w:rFonts w:hint="eastAsia" w:ascii="宋体" w:hAnsi="宋体" w:eastAsia="宋体" w:cs="宋体"/>
          <w:b w:val="0"/>
          <w:bCs w:val="0"/>
          <w:sz w:val="30"/>
          <w:szCs w:val="24"/>
          <w:u w:val="single"/>
        </w:rPr>
        <w:t xml:space="preserve">   </w:t>
      </w:r>
      <w:r>
        <w:rPr>
          <w:rFonts w:hint="eastAsia" w:ascii="宋体" w:hAnsi="宋体" w:eastAsia="宋体" w:cs="宋体"/>
          <w:b w:val="0"/>
          <w:bCs w:val="0"/>
          <w:sz w:val="30"/>
          <w:szCs w:val="24"/>
          <w:u w:val="single"/>
          <w:lang w:val="en-US" w:eastAsia="zh-CN"/>
        </w:rPr>
        <w:t xml:space="preserve">        </w:t>
      </w:r>
      <w:r>
        <w:rPr>
          <w:rFonts w:hint="eastAsia" w:ascii="宋体" w:hAnsi="宋体" w:eastAsia="宋体" w:cs="宋体"/>
          <w:b w:val="0"/>
          <w:bCs w:val="0"/>
          <w:sz w:val="30"/>
          <w:szCs w:val="24"/>
          <w:u w:val="single"/>
        </w:rPr>
        <w:t xml:space="preserve">卓越班              </w:t>
      </w:r>
      <w:r>
        <w:rPr>
          <w:rFonts w:hint="eastAsia" w:ascii="宋体" w:hAnsi="宋体" w:eastAsia="宋体" w:cs="宋体"/>
          <w:b w:val="0"/>
          <w:bCs w:val="0"/>
          <w:sz w:val="30"/>
          <w:szCs w:val="24"/>
          <w:u w:val="single"/>
          <w:lang w:val="en-US" w:eastAsia="zh-CN"/>
        </w:rPr>
        <w:t xml:space="preserve"> </w:t>
      </w:r>
    </w:p>
    <w:p w14:paraId="71590709">
      <w:pPr>
        <w:spacing w:line="700" w:lineRule="exact"/>
        <w:ind w:firstLine="1500" w:firstLineChars="500"/>
        <w:rPr>
          <w:rFonts w:hint="eastAsia" w:ascii="宋体" w:hAnsi="宋体" w:eastAsia="宋体" w:cs="宋体"/>
          <w:b w:val="0"/>
          <w:bCs w:val="0"/>
          <w:sz w:val="30"/>
          <w:szCs w:val="24"/>
          <w:u w:val="single"/>
        </w:rPr>
      </w:pPr>
      <w:r>
        <w:rPr>
          <w:rFonts w:hint="eastAsia" w:ascii="宋体" w:hAnsi="宋体" w:eastAsia="宋体" w:cs="宋体"/>
          <w:b w:val="0"/>
          <w:bCs w:val="0"/>
          <w:sz w:val="30"/>
          <w:szCs w:val="24"/>
        </w:rPr>
        <w:t>姓    名：</w:t>
      </w:r>
      <w:r>
        <w:rPr>
          <w:rFonts w:hint="eastAsia" w:ascii="宋体" w:hAnsi="宋体" w:eastAsia="宋体" w:cs="宋体"/>
          <w:b w:val="0"/>
          <w:bCs w:val="0"/>
          <w:sz w:val="30"/>
          <w:szCs w:val="24"/>
          <w:u w:val="single"/>
        </w:rPr>
        <w:t xml:space="preserve">   </w:t>
      </w:r>
      <w:r>
        <w:rPr>
          <w:rFonts w:hint="eastAsia" w:ascii="宋体" w:hAnsi="宋体" w:eastAsia="宋体" w:cs="宋体"/>
          <w:b w:val="0"/>
          <w:bCs w:val="0"/>
          <w:sz w:val="30"/>
          <w:szCs w:val="24"/>
          <w:u w:val="single"/>
          <w:lang w:val="en-US" w:eastAsia="zh-CN"/>
        </w:rPr>
        <w:t xml:space="preserve">   </w:t>
      </w:r>
      <w:r>
        <w:rPr>
          <w:rFonts w:hint="eastAsia" w:ascii="宋体" w:hAnsi="宋体" w:eastAsia="宋体" w:cs="宋体"/>
          <w:b w:val="0"/>
          <w:bCs w:val="0"/>
          <w:sz w:val="30"/>
          <w:szCs w:val="24"/>
          <w:u w:val="single"/>
        </w:rPr>
        <w:t>申一健 鱼</w:t>
      </w:r>
      <w:r>
        <w:rPr>
          <w:rFonts w:hint="eastAsia" w:ascii="宋体" w:hAnsi="宋体" w:eastAsia="宋体" w:cs="宋体"/>
          <w:b w:val="0"/>
          <w:bCs w:val="0"/>
          <w:sz w:val="30"/>
          <w:szCs w:val="24"/>
          <w:u w:val="single"/>
          <w:lang w:val="en-US" w:eastAsia="zh-CN"/>
        </w:rPr>
        <w:t>洲</w:t>
      </w:r>
      <w:r>
        <w:rPr>
          <w:rFonts w:hint="eastAsia" w:ascii="宋体" w:hAnsi="宋体" w:eastAsia="宋体" w:cs="宋体"/>
          <w:b w:val="0"/>
          <w:bCs w:val="0"/>
          <w:sz w:val="30"/>
          <w:szCs w:val="24"/>
          <w:u w:val="single"/>
        </w:rPr>
        <w:t xml:space="preserve"> 赵冰阳        </w:t>
      </w:r>
    </w:p>
    <w:p w14:paraId="13A8EF29">
      <w:pPr>
        <w:spacing w:line="700" w:lineRule="exact"/>
        <w:ind w:firstLine="1500" w:firstLineChars="500"/>
        <w:rPr>
          <w:rFonts w:hint="eastAsia" w:ascii="宋体" w:hAnsi="宋体" w:eastAsia="宋体" w:cs="宋体"/>
          <w:b w:val="0"/>
          <w:bCs w:val="0"/>
          <w:sz w:val="24"/>
          <w:szCs w:val="24"/>
        </w:rPr>
      </w:pPr>
      <w:r>
        <w:rPr>
          <w:rFonts w:hint="eastAsia" w:ascii="宋体" w:hAnsi="宋体" w:eastAsia="宋体" w:cs="宋体"/>
          <w:b w:val="0"/>
          <w:bCs w:val="0"/>
          <w:sz w:val="30"/>
          <w:szCs w:val="24"/>
        </w:rPr>
        <w:t>学    号：</w:t>
      </w:r>
      <w:r>
        <w:rPr>
          <w:rFonts w:hint="eastAsia" w:ascii="宋体" w:hAnsi="宋体" w:eastAsia="宋体" w:cs="宋体"/>
          <w:b w:val="0"/>
          <w:bCs w:val="0"/>
          <w:sz w:val="30"/>
          <w:szCs w:val="24"/>
          <w:u w:val="single"/>
        </w:rPr>
        <w:t xml:space="preserve"> </w:t>
      </w:r>
      <w:r>
        <w:rPr>
          <w:rFonts w:hint="eastAsia" w:ascii="宋体" w:hAnsi="宋体" w:eastAsia="宋体" w:cs="宋体"/>
          <w:b w:val="0"/>
          <w:bCs w:val="0"/>
          <w:sz w:val="24"/>
          <w:szCs w:val="24"/>
          <w:u w:val="single"/>
        </w:rPr>
        <w:t xml:space="preserve">202231607335 </w:t>
      </w:r>
      <w:r>
        <w:rPr>
          <w:rFonts w:hint="eastAsia" w:ascii="宋体" w:hAnsi="宋体" w:eastAsia="宋体" w:cs="宋体"/>
          <w:b w:val="0"/>
          <w:bCs w:val="0"/>
          <w:sz w:val="24"/>
          <w:szCs w:val="24"/>
          <w:u w:val="single"/>
          <w:lang w:val="en-US" w:eastAsia="zh-CN"/>
        </w:rPr>
        <w:t>202231607206 202231607319</w:t>
      </w:r>
      <w:r>
        <w:rPr>
          <w:rFonts w:hint="eastAsia" w:ascii="宋体" w:hAnsi="宋体" w:eastAsia="宋体" w:cs="宋体"/>
          <w:b w:val="0"/>
          <w:bCs w:val="0"/>
          <w:sz w:val="24"/>
          <w:szCs w:val="24"/>
          <w:u w:val="single"/>
        </w:rPr>
        <w:t xml:space="preserve"> </w:t>
      </w:r>
    </w:p>
    <w:p w14:paraId="3C804DD1">
      <w:pPr>
        <w:spacing w:line="700" w:lineRule="exact"/>
        <w:ind w:firstLine="1500" w:firstLineChars="500"/>
        <w:rPr>
          <w:rFonts w:hint="eastAsia" w:ascii="宋体" w:hAnsi="宋体" w:eastAsia="宋体" w:cs="宋体"/>
          <w:sz w:val="30"/>
          <w:szCs w:val="24"/>
          <w:u w:val="single"/>
        </w:rPr>
      </w:pPr>
      <w:r>
        <w:rPr>
          <w:rFonts w:hint="eastAsia" w:ascii="宋体" w:hAnsi="宋体" w:eastAsia="宋体" w:cs="宋体"/>
          <w:b w:val="0"/>
          <w:bCs w:val="0"/>
          <w:sz w:val="30"/>
          <w:szCs w:val="24"/>
        </w:rPr>
        <w:t>教师姓名：</w:t>
      </w:r>
      <w:r>
        <w:rPr>
          <w:rFonts w:hint="eastAsia" w:ascii="宋体" w:hAnsi="宋体" w:eastAsia="宋体" w:cs="宋体"/>
          <w:b w:val="0"/>
          <w:bCs w:val="0"/>
          <w:sz w:val="30"/>
          <w:szCs w:val="24"/>
          <w:u w:val="single"/>
        </w:rPr>
        <w:t xml:space="preserve">   </w:t>
      </w:r>
      <w:r>
        <w:rPr>
          <w:rFonts w:hint="eastAsia" w:ascii="宋体" w:hAnsi="宋体" w:eastAsia="宋体" w:cs="宋体"/>
          <w:b w:val="0"/>
          <w:bCs w:val="0"/>
          <w:sz w:val="30"/>
          <w:szCs w:val="24"/>
          <w:u w:val="single"/>
          <w:lang w:val="en-US" w:eastAsia="zh-CN"/>
        </w:rPr>
        <w:t xml:space="preserve">        </w:t>
      </w:r>
      <w:r>
        <w:rPr>
          <w:rFonts w:hint="eastAsia" w:ascii="宋体" w:hAnsi="宋体" w:eastAsia="宋体" w:cs="宋体"/>
          <w:b w:val="0"/>
          <w:bCs w:val="0"/>
          <w:sz w:val="30"/>
          <w:szCs w:val="24"/>
          <w:u w:val="single"/>
        </w:rPr>
        <w:t xml:space="preserve">冯丽霞              </w:t>
      </w:r>
      <w:r>
        <w:rPr>
          <w:rFonts w:hint="eastAsia" w:ascii="宋体" w:hAnsi="宋体" w:eastAsia="宋体" w:cs="宋体"/>
          <w:sz w:val="30"/>
          <w:szCs w:val="24"/>
          <w:u w:val="single"/>
        </w:rPr>
        <w:t xml:space="preserve"> </w:t>
      </w:r>
    </w:p>
    <w:p w14:paraId="78A62D9F">
      <w:pPr>
        <w:spacing w:line="700" w:lineRule="exact"/>
        <w:ind w:firstLine="1500" w:firstLineChars="500"/>
        <w:rPr>
          <w:rFonts w:hint="eastAsia"/>
          <w:sz w:val="30"/>
          <w:szCs w:val="24"/>
          <w:u w:val="single"/>
        </w:rPr>
      </w:pPr>
    </w:p>
    <w:p w14:paraId="53C5E95A">
      <w:pPr>
        <w:jc w:val="center"/>
        <w:rPr>
          <w:rFonts w:hint="eastAsia" w:eastAsia="黑体"/>
          <w:sz w:val="36"/>
          <w:szCs w:val="36"/>
        </w:rPr>
      </w:pPr>
      <w:bookmarkStart w:id="0" w:name="_Hlt8955190"/>
      <w:bookmarkEnd w:id="0"/>
      <w:r>
        <w:rPr>
          <w:b/>
          <w:bCs/>
          <w:lang w:val="zh-CN"/>
        </w:rPr>
        <w:br w:type="page"/>
      </w:r>
      <w:bookmarkStart w:id="1" w:name="_Toc471895972"/>
      <w:bookmarkStart w:id="2" w:name="_Toc33541638"/>
      <w:r>
        <w:rPr>
          <w:rFonts w:eastAsia="黑体"/>
          <w:sz w:val="36"/>
          <w:szCs w:val="36"/>
        </w:rPr>
        <w:t>摘</w:t>
      </w:r>
      <w:r>
        <w:rPr>
          <w:rFonts w:hint="eastAsia" w:eastAsia="黑体"/>
          <w:sz w:val="36"/>
          <w:szCs w:val="36"/>
        </w:rPr>
        <w:t xml:space="preserve"> </w:t>
      </w:r>
      <w:r>
        <w:rPr>
          <w:rFonts w:eastAsia="黑体"/>
          <w:sz w:val="36"/>
          <w:szCs w:val="36"/>
        </w:rPr>
        <w:t xml:space="preserve">   要</w:t>
      </w:r>
      <w:bookmarkEnd w:id="1"/>
      <w:bookmarkEnd w:id="2"/>
    </w:p>
    <w:p w14:paraId="0E208377">
      <w:pPr>
        <w:keepNext w:val="0"/>
        <w:keepLines w:val="0"/>
        <w:pageBreakBefore w:val="0"/>
        <w:widowControl w:val="0"/>
        <w:kinsoku/>
        <w:wordWrap/>
        <w:overflowPunct/>
        <w:topLinePunct w:val="0"/>
        <w:autoSpaceDE/>
        <w:autoSpaceDN/>
        <w:bidi w:val="0"/>
        <w:adjustRightInd/>
        <w:snapToGrid/>
        <w:ind w:firstLine="480" w:firstLineChars="200"/>
        <w:textAlignment w:val="auto"/>
      </w:pPr>
      <w:r>
        <w:t>信息技术的快速发展暴露了传统餐饮管理模式的不足，推动了智能化和信息化转型的需求。本研究提出了一种基于 Django 的饭店管理系统，旨在提升运营效率、改善顾客体验，并减少人工成本。该系统具有模块化设计，涵盖了房间预定、账务管理、餐饮服务和库存控制等子系统，数据库采用 SQLite 技术，确保了数据的高效管理。前端使用 HTML5、CSS3、JavaScript 和 Bootstrap 框架开发，提供响应式布局，前后端通过 Django 的视图和模板进行无缝对接。</w:t>
      </w:r>
    </w:p>
    <w:p w14:paraId="612DDB15">
      <w:pPr>
        <w:keepNext w:val="0"/>
        <w:keepLines w:val="0"/>
        <w:pageBreakBefore w:val="0"/>
        <w:widowControl w:val="0"/>
        <w:kinsoku/>
        <w:wordWrap/>
        <w:overflowPunct/>
        <w:topLinePunct w:val="0"/>
        <w:autoSpaceDE/>
        <w:autoSpaceDN/>
        <w:bidi w:val="0"/>
        <w:adjustRightInd/>
        <w:snapToGrid/>
        <w:ind w:firstLine="480" w:firstLineChars="200"/>
        <w:textAlignment w:val="auto"/>
      </w:pPr>
      <w:r>
        <w:t>研究表明，该系统在用户角色管理、交易处理、实时数据更新和数据安全性方面表现优异，但在数据库性能、数据报表生成及用户界面响应性等方面仍有改进空间。论文分析了 SQLite 在处理复杂查询和大数据量时的性能瓶颈，并提出了未来改进方向，包括迁移至更强大的数据库系统、引入数据可视化工具以及采用微服务架构以支持系统扩展。该系统为餐饮管理提供了一个具有扩展性且成本效益高的解决方案，未来可根据行业发展需求进一步优化和升级。</w:t>
      </w:r>
    </w:p>
    <w:p w14:paraId="6016AB0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p>
    <w:p w14:paraId="088118F5">
      <w:pPr>
        <w:bidi w:val="0"/>
        <w:ind w:firstLine="480" w:firstLineChars="200"/>
      </w:pPr>
      <w:r>
        <w:rPr>
          <w:rFonts w:hint="default"/>
        </w:rPr>
        <w:t>关键词：管理系统</w:t>
      </w:r>
      <w:r>
        <w:rPr>
          <w:rFonts w:hint="eastAsia"/>
          <w:lang w:eastAsia="zh-CN"/>
        </w:rPr>
        <w:t>；</w:t>
      </w:r>
      <w:r>
        <w:rPr>
          <w:rFonts w:hint="default"/>
        </w:rPr>
        <w:t>数据库</w:t>
      </w:r>
      <w:r>
        <w:rPr>
          <w:rFonts w:hint="eastAsia"/>
          <w:lang w:eastAsia="zh-CN"/>
        </w:rPr>
        <w:t>；</w:t>
      </w:r>
      <w:r>
        <w:rPr>
          <w:rFonts w:hint="default"/>
        </w:rPr>
        <w:t>前端</w:t>
      </w:r>
      <w:r>
        <w:rPr>
          <w:rFonts w:hint="eastAsia"/>
          <w:lang w:eastAsia="zh-CN"/>
        </w:rPr>
        <w:t>；</w:t>
      </w:r>
      <w:r>
        <w:rPr>
          <w:rFonts w:hint="default"/>
        </w:rPr>
        <w:t>后端</w:t>
      </w:r>
      <w:r>
        <w:rPr>
          <w:rFonts w:hint="eastAsia"/>
          <w:lang w:eastAsia="zh-CN"/>
        </w:rPr>
        <w:t>；</w:t>
      </w:r>
      <w:r>
        <w:rPr>
          <w:rFonts w:hint="default"/>
        </w:rPr>
        <w:t>Django</w:t>
      </w:r>
      <w:r>
        <w:rPr>
          <w:rFonts w:hint="eastAsia"/>
          <w:lang w:eastAsia="zh-CN"/>
        </w:rPr>
        <w:t>；</w:t>
      </w:r>
      <w:r>
        <w:rPr>
          <w:rFonts w:hint="default"/>
        </w:rPr>
        <w:t>餐饮运营</w:t>
      </w:r>
    </w:p>
    <w:p w14:paraId="068DB276">
      <w:pPr>
        <w:pStyle w:val="6"/>
        <w:ind w:firstLine="0" w:firstLineChars="0"/>
        <w:sectPr>
          <w:endnotePr>
            <w:numFmt w:val="decimal"/>
          </w:endnotePr>
          <w:pgSz w:w="11907" w:h="16839"/>
          <w:pgMar w:top="1758" w:right="1361" w:bottom="1644" w:left="1701" w:header="0" w:footer="680" w:gutter="0"/>
          <w:pgNumType w:start="1"/>
          <w:cols w:space="720" w:num="1"/>
          <w:titlePg/>
          <w:docGrid w:type="lines" w:linePitch="360" w:charSpace="1861"/>
        </w:sectPr>
      </w:pPr>
    </w:p>
    <w:p w14:paraId="5A61CA70">
      <w:pPr>
        <w:pStyle w:val="6"/>
        <w:ind w:firstLine="0" w:firstLineChars="0"/>
      </w:pPr>
    </w:p>
    <w:p w14:paraId="51E5723B">
      <w:pPr>
        <w:keepLines/>
        <w:pageBreakBefore/>
        <w:spacing w:before="240" w:after="240"/>
        <w:jc w:val="center"/>
        <w:rPr>
          <w:rFonts w:eastAsia="黑体"/>
          <w:sz w:val="36"/>
        </w:rPr>
      </w:pPr>
      <w:bookmarkStart w:id="3" w:name="_Toc8028253"/>
      <w:bookmarkStart w:id="4" w:name="_Toc8029559"/>
      <w:bookmarkStart w:id="5" w:name="_Toc8028149"/>
      <w:r>
        <w:rPr>
          <w:rFonts w:hint="eastAsia" w:eastAsia="黑体"/>
          <w:sz w:val="36"/>
        </w:rPr>
        <w:t xml:space="preserve">目 </w:t>
      </w:r>
      <w:r>
        <w:rPr>
          <w:rFonts w:eastAsia="黑体"/>
          <w:sz w:val="36"/>
        </w:rPr>
        <w:t xml:space="preserve">   </w:t>
      </w:r>
      <w:r>
        <w:rPr>
          <w:rFonts w:hint="eastAsia" w:eastAsia="黑体"/>
          <w:sz w:val="36"/>
        </w:rPr>
        <w:t>录</w:t>
      </w:r>
      <w:bookmarkEnd w:id="3"/>
      <w:bookmarkEnd w:id="4"/>
      <w:bookmarkEnd w:id="5"/>
    </w:p>
    <w:p w14:paraId="65DC27FC">
      <w:pPr>
        <w:pStyle w:val="21"/>
        <w:tabs>
          <w:tab w:val="right" w:leader="dot" w:pos="8845"/>
          <w:tab w:val="clear" w:pos="8789"/>
        </w:tabs>
      </w:pPr>
      <w:r>
        <w:fldChar w:fldCharType="begin"/>
      </w:r>
      <w:r>
        <w:instrText xml:space="preserve"> TOC \o "1-3" \h \z \u </w:instrText>
      </w:r>
      <w:r>
        <w:fldChar w:fldCharType="separate"/>
      </w:r>
      <w:r>
        <w:fldChar w:fldCharType="begin"/>
      </w:r>
      <w:r>
        <w:instrText xml:space="preserve"> HYPERLINK \l _Toc18121 </w:instrText>
      </w:r>
      <w:r>
        <w:fldChar w:fldCharType="separate"/>
      </w:r>
      <w:r>
        <w:rPr>
          <w:rFonts w:hint="eastAsia"/>
          <w:lang w:val="en-US" w:eastAsia="zh-CN"/>
        </w:rPr>
        <w:t xml:space="preserve">第一章 </w:t>
      </w:r>
      <w:r>
        <w:rPr>
          <w:rFonts w:hint="eastAsia"/>
        </w:rPr>
        <w:t>绪论</w:t>
      </w:r>
      <w:r>
        <w:tab/>
      </w:r>
      <w:r>
        <w:fldChar w:fldCharType="begin"/>
      </w:r>
      <w:r>
        <w:instrText xml:space="preserve"> PAGEREF _Toc18121 \h </w:instrText>
      </w:r>
      <w:r>
        <w:fldChar w:fldCharType="separate"/>
      </w:r>
      <w:r>
        <w:t>1</w:t>
      </w:r>
      <w:r>
        <w:fldChar w:fldCharType="end"/>
      </w:r>
      <w:r>
        <w:fldChar w:fldCharType="end"/>
      </w:r>
    </w:p>
    <w:p w14:paraId="0C47934F">
      <w:pPr>
        <w:pStyle w:val="25"/>
        <w:tabs>
          <w:tab w:val="right" w:leader="dot" w:pos="8845"/>
          <w:tab w:val="clear" w:pos="8789"/>
        </w:tabs>
      </w:pPr>
      <w:r>
        <w:rPr>
          <w:bCs/>
          <w:lang w:val="zh-CN"/>
        </w:rPr>
        <w:fldChar w:fldCharType="begin"/>
      </w:r>
      <w:r>
        <w:rPr>
          <w:bCs/>
          <w:lang w:val="zh-CN"/>
        </w:rPr>
        <w:instrText xml:space="preserve"> HYPERLINK \l _Toc10767 </w:instrText>
      </w:r>
      <w:r>
        <w:rPr>
          <w:bCs/>
          <w:lang w:val="zh-CN"/>
        </w:rPr>
        <w:fldChar w:fldCharType="separate"/>
      </w:r>
      <w:r>
        <w:rPr>
          <w:rFonts w:hint="eastAsia"/>
        </w:rPr>
        <w:t xml:space="preserve">1.1 </w:t>
      </w:r>
      <w:r>
        <w:rPr>
          <w:rFonts w:hint="eastAsia"/>
          <w:lang w:val="en-US" w:eastAsia="zh-CN"/>
        </w:rPr>
        <w:t>开发</w:t>
      </w:r>
      <w:r>
        <w:rPr>
          <w:rFonts w:hint="eastAsia"/>
        </w:rPr>
        <w:t>背景</w:t>
      </w:r>
      <w:r>
        <w:tab/>
      </w:r>
      <w:r>
        <w:fldChar w:fldCharType="begin"/>
      </w:r>
      <w:r>
        <w:instrText xml:space="preserve"> PAGEREF _Toc10767 \h </w:instrText>
      </w:r>
      <w:r>
        <w:fldChar w:fldCharType="separate"/>
      </w:r>
      <w:r>
        <w:t>1</w:t>
      </w:r>
      <w:r>
        <w:fldChar w:fldCharType="end"/>
      </w:r>
      <w:r>
        <w:rPr>
          <w:bCs/>
          <w:lang w:val="zh-CN"/>
        </w:rPr>
        <w:fldChar w:fldCharType="end"/>
      </w:r>
    </w:p>
    <w:p w14:paraId="5F35DF87">
      <w:pPr>
        <w:pStyle w:val="25"/>
        <w:tabs>
          <w:tab w:val="right" w:leader="dot" w:pos="8845"/>
          <w:tab w:val="clear" w:pos="8789"/>
        </w:tabs>
      </w:pPr>
      <w:r>
        <w:rPr>
          <w:bCs/>
          <w:lang w:val="zh-CN"/>
        </w:rPr>
        <w:fldChar w:fldCharType="begin"/>
      </w:r>
      <w:r>
        <w:rPr>
          <w:bCs/>
          <w:lang w:val="zh-CN"/>
        </w:rPr>
        <w:instrText xml:space="preserve"> HYPERLINK \l _Toc29777 </w:instrText>
      </w:r>
      <w:r>
        <w:rPr>
          <w:bCs/>
          <w:lang w:val="zh-CN"/>
        </w:rPr>
        <w:fldChar w:fldCharType="separate"/>
      </w:r>
      <w:r>
        <w:rPr>
          <w:rFonts w:hint="eastAsia"/>
        </w:rPr>
        <w:t xml:space="preserve">1.2 </w:t>
      </w:r>
      <w:r>
        <w:rPr>
          <w:rFonts w:hint="eastAsia"/>
          <w:lang w:val="en-US" w:eastAsia="zh-CN"/>
        </w:rPr>
        <w:t>开发</w:t>
      </w:r>
      <w:r>
        <w:rPr>
          <w:rFonts w:hint="eastAsia"/>
        </w:rPr>
        <w:t>意义</w:t>
      </w:r>
      <w:r>
        <w:tab/>
      </w:r>
      <w:r>
        <w:fldChar w:fldCharType="begin"/>
      </w:r>
      <w:r>
        <w:instrText xml:space="preserve"> PAGEREF _Toc29777 \h </w:instrText>
      </w:r>
      <w:r>
        <w:fldChar w:fldCharType="separate"/>
      </w:r>
      <w:r>
        <w:t>1</w:t>
      </w:r>
      <w:r>
        <w:fldChar w:fldCharType="end"/>
      </w:r>
      <w:r>
        <w:rPr>
          <w:bCs/>
          <w:lang w:val="zh-CN"/>
        </w:rPr>
        <w:fldChar w:fldCharType="end"/>
      </w:r>
    </w:p>
    <w:p w14:paraId="45551507">
      <w:pPr>
        <w:pStyle w:val="21"/>
        <w:tabs>
          <w:tab w:val="right" w:leader="dot" w:pos="8845"/>
          <w:tab w:val="clear" w:pos="8789"/>
        </w:tabs>
      </w:pPr>
      <w:r>
        <w:rPr>
          <w:bCs/>
          <w:lang w:val="zh-CN"/>
        </w:rPr>
        <w:fldChar w:fldCharType="begin"/>
      </w:r>
      <w:r>
        <w:rPr>
          <w:bCs/>
          <w:lang w:val="zh-CN"/>
        </w:rPr>
        <w:instrText xml:space="preserve"> HYPERLINK \l _Toc10428 </w:instrText>
      </w:r>
      <w:r>
        <w:rPr>
          <w:bCs/>
          <w:lang w:val="zh-CN"/>
        </w:rPr>
        <w:fldChar w:fldCharType="separate"/>
      </w:r>
      <w:r>
        <w:rPr>
          <w:rFonts w:hint="eastAsia"/>
          <w:lang w:val="en-US" w:eastAsia="zh-CN"/>
        </w:rPr>
        <w:t xml:space="preserve">第二章 </w:t>
      </w:r>
      <w:r>
        <w:rPr>
          <w:rFonts w:hint="eastAsia"/>
        </w:rPr>
        <w:t>开发</w:t>
      </w:r>
      <w:r>
        <w:rPr>
          <w:rFonts w:hint="eastAsia"/>
          <w:lang w:val="en-US" w:eastAsia="zh-CN"/>
        </w:rPr>
        <w:t>环境及</w:t>
      </w:r>
      <w:r>
        <w:rPr>
          <w:rFonts w:hint="eastAsia"/>
        </w:rPr>
        <w:t>关键技术</w:t>
      </w:r>
      <w:r>
        <w:tab/>
      </w:r>
      <w:r>
        <w:fldChar w:fldCharType="begin"/>
      </w:r>
      <w:r>
        <w:instrText xml:space="preserve"> PAGEREF _Toc10428 \h </w:instrText>
      </w:r>
      <w:r>
        <w:fldChar w:fldCharType="separate"/>
      </w:r>
      <w:r>
        <w:t>3</w:t>
      </w:r>
      <w:r>
        <w:fldChar w:fldCharType="end"/>
      </w:r>
      <w:r>
        <w:rPr>
          <w:bCs/>
          <w:lang w:val="zh-CN"/>
        </w:rPr>
        <w:fldChar w:fldCharType="end"/>
      </w:r>
    </w:p>
    <w:p w14:paraId="66FDF171">
      <w:pPr>
        <w:pStyle w:val="25"/>
        <w:tabs>
          <w:tab w:val="right" w:leader="dot" w:pos="8845"/>
          <w:tab w:val="clear" w:pos="8789"/>
        </w:tabs>
      </w:pPr>
      <w:r>
        <w:rPr>
          <w:bCs/>
          <w:lang w:val="zh-CN"/>
        </w:rPr>
        <w:fldChar w:fldCharType="begin"/>
      </w:r>
      <w:r>
        <w:rPr>
          <w:bCs/>
          <w:lang w:val="zh-CN"/>
        </w:rPr>
        <w:instrText xml:space="preserve"> HYPERLINK \l _Toc17305 </w:instrText>
      </w:r>
      <w:r>
        <w:rPr>
          <w:bCs/>
          <w:lang w:val="zh-CN"/>
        </w:rPr>
        <w:fldChar w:fldCharType="separate"/>
      </w:r>
      <w:r>
        <w:rPr>
          <w:rFonts w:hint="eastAsia"/>
          <w:lang w:val="en-US" w:eastAsia="zh-CN"/>
        </w:rPr>
        <w:t>2.1</w:t>
      </w:r>
      <w:r>
        <w:rPr>
          <w:rFonts w:hint="eastAsia"/>
        </w:rPr>
        <w:t>开发平台</w:t>
      </w:r>
      <w:r>
        <w:tab/>
      </w:r>
      <w:r>
        <w:fldChar w:fldCharType="begin"/>
      </w:r>
      <w:r>
        <w:instrText xml:space="preserve"> PAGEREF _Toc17305 \h </w:instrText>
      </w:r>
      <w:r>
        <w:fldChar w:fldCharType="separate"/>
      </w:r>
      <w:r>
        <w:t>3</w:t>
      </w:r>
      <w:r>
        <w:fldChar w:fldCharType="end"/>
      </w:r>
      <w:r>
        <w:rPr>
          <w:bCs/>
          <w:lang w:val="zh-CN"/>
        </w:rPr>
        <w:fldChar w:fldCharType="end"/>
      </w:r>
    </w:p>
    <w:p w14:paraId="14275707">
      <w:pPr>
        <w:pStyle w:val="25"/>
        <w:tabs>
          <w:tab w:val="right" w:leader="dot" w:pos="8845"/>
          <w:tab w:val="clear" w:pos="8789"/>
        </w:tabs>
      </w:pPr>
      <w:r>
        <w:rPr>
          <w:bCs/>
          <w:lang w:val="zh-CN"/>
        </w:rPr>
        <w:fldChar w:fldCharType="begin"/>
      </w:r>
      <w:r>
        <w:rPr>
          <w:bCs/>
          <w:lang w:val="zh-CN"/>
        </w:rPr>
        <w:instrText xml:space="preserve"> HYPERLINK \l _Toc13721 </w:instrText>
      </w:r>
      <w:r>
        <w:rPr>
          <w:bCs/>
          <w:lang w:val="zh-CN"/>
        </w:rPr>
        <w:fldChar w:fldCharType="separate"/>
      </w:r>
      <w:r>
        <w:rPr>
          <w:rFonts w:hint="eastAsia"/>
          <w:lang w:val="en-US" w:eastAsia="zh-CN"/>
        </w:rPr>
        <w:t>2.2</w:t>
      </w:r>
      <w:r>
        <w:t>后端技术栈</w:t>
      </w:r>
      <w:r>
        <w:tab/>
      </w:r>
      <w:r>
        <w:fldChar w:fldCharType="begin"/>
      </w:r>
      <w:r>
        <w:instrText xml:space="preserve"> PAGEREF _Toc13721 \h </w:instrText>
      </w:r>
      <w:r>
        <w:fldChar w:fldCharType="separate"/>
      </w:r>
      <w:r>
        <w:t>3</w:t>
      </w:r>
      <w:r>
        <w:fldChar w:fldCharType="end"/>
      </w:r>
      <w:r>
        <w:rPr>
          <w:bCs/>
          <w:lang w:val="zh-CN"/>
        </w:rPr>
        <w:fldChar w:fldCharType="end"/>
      </w:r>
    </w:p>
    <w:p w14:paraId="0C393A0A">
      <w:pPr>
        <w:pStyle w:val="25"/>
        <w:tabs>
          <w:tab w:val="right" w:leader="dot" w:pos="8845"/>
          <w:tab w:val="clear" w:pos="8789"/>
        </w:tabs>
      </w:pPr>
      <w:r>
        <w:rPr>
          <w:bCs/>
          <w:lang w:val="zh-CN"/>
        </w:rPr>
        <w:fldChar w:fldCharType="begin"/>
      </w:r>
      <w:r>
        <w:rPr>
          <w:bCs/>
          <w:lang w:val="zh-CN"/>
        </w:rPr>
        <w:instrText xml:space="preserve"> HYPERLINK \l _Toc5895 </w:instrText>
      </w:r>
      <w:r>
        <w:rPr>
          <w:bCs/>
          <w:lang w:val="zh-CN"/>
        </w:rPr>
        <w:fldChar w:fldCharType="separate"/>
      </w:r>
      <w:r>
        <w:rPr>
          <w:rFonts w:hint="eastAsia"/>
          <w:lang w:val="en-US" w:eastAsia="zh-CN"/>
        </w:rPr>
        <w:t>2.3</w:t>
      </w:r>
      <w:r>
        <w:rPr>
          <w:rFonts w:hint="eastAsia"/>
        </w:rPr>
        <w:t>数据库技术</w:t>
      </w:r>
      <w:r>
        <w:tab/>
      </w:r>
      <w:r>
        <w:fldChar w:fldCharType="begin"/>
      </w:r>
      <w:r>
        <w:instrText xml:space="preserve"> PAGEREF _Toc5895 \h </w:instrText>
      </w:r>
      <w:r>
        <w:fldChar w:fldCharType="separate"/>
      </w:r>
      <w:r>
        <w:t>3</w:t>
      </w:r>
      <w:r>
        <w:fldChar w:fldCharType="end"/>
      </w:r>
      <w:r>
        <w:rPr>
          <w:bCs/>
          <w:lang w:val="zh-CN"/>
        </w:rPr>
        <w:fldChar w:fldCharType="end"/>
      </w:r>
    </w:p>
    <w:p w14:paraId="36E04757">
      <w:pPr>
        <w:pStyle w:val="25"/>
        <w:tabs>
          <w:tab w:val="right" w:leader="dot" w:pos="8845"/>
          <w:tab w:val="clear" w:pos="8789"/>
        </w:tabs>
      </w:pPr>
      <w:r>
        <w:rPr>
          <w:bCs/>
          <w:lang w:val="zh-CN"/>
        </w:rPr>
        <w:fldChar w:fldCharType="begin"/>
      </w:r>
      <w:r>
        <w:rPr>
          <w:bCs/>
          <w:lang w:val="zh-CN"/>
        </w:rPr>
        <w:instrText xml:space="preserve"> HYPERLINK \l _Toc3811 </w:instrText>
      </w:r>
      <w:r>
        <w:rPr>
          <w:bCs/>
          <w:lang w:val="zh-CN"/>
        </w:rPr>
        <w:fldChar w:fldCharType="separate"/>
      </w:r>
      <w:r>
        <w:rPr>
          <w:rFonts w:hint="eastAsia"/>
          <w:lang w:val="en-US" w:eastAsia="zh-CN"/>
        </w:rPr>
        <w:t>2.4</w:t>
      </w:r>
      <w:r>
        <w:t>前端技术栈</w:t>
      </w:r>
      <w:r>
        <w:tab/>
      </w:r>
      <w:r>
        <w:fldChar w:fldCharType="begin"/>
      </w:r>
      <w:r>
        <w:instrText xml:space="preserve"> PAGEREF _Toc3811 \h </w:instrText>
      </w:r>
      <w:r>
        <w:fldChar w:fldCharType="separate"/>
      </w:r>
      <w:r>
        <w:t>4</w:t>
      </w:r>
      <w:r>
        <w:fldChar w:fldCharType="end"/>
      </w:r>
      <w:r>
        <w:rPr>
          <w:bCs/>
          <w:lang w:val="zh-CN"/>
        </w:rPr>
        <w:fldChar w:fldCharType="end"/>
      </w:r>
    </w:p>
    <w:p w14:paraId="429602DA">
      <w:pPr>
        <w:pStyle w:val="21"/>
        <w:tabs>
          <w:tab w:val="right" w:leader="dot" w:pos="8845"/>
          <w:tab w:val="clear" w:pos="8789"/>
        </w:tabs>
      </w:pPr>
      <w:r>
        <w:rPr>
          <w:bCs/>
          <w:lang w:val="zh-CN"/>
        </w:rPr>
        <w:fldChar w:fldCharType="begin"/>
      </w:r>
      <w:r>
        <w:rPr>
          <w:bCs/>
          <w:lang w:val="zh-CN"/>
        </w:rPr>
        <w:instrText xml:space="preserve"> HYPERLINK \l _Toc19339 </w:instrText>
      </w:r>
      <w:r>
        <w:rPr>
          <w:bCs/>
          <w:lang w:val="zh-CN"/>
        </w:rPr>
        <w:fldChar w:fldCharType="separate"/>
      </w:r>
      <w:r>
        <w:rPr>
          <w:rFonts w:hint="eastAsia"/>
          <w:lang w:val="en-US" w:eastAsia="zh-CN"/>
        </w:rPr>
        <w:t xml:space="preserve">第三章 </w:t>
      </w:r>
      <w:r>
        <w:t>系统需求分析</w:t>
      </w:r>
      <w:r>
        <w:tab/>
      </w:r>
      <w:r>
        <w:fldChar w:fldCharType="begin"/>
      </w:r>
      <w:r>
        <w:instrText xml:space="preserve"> PAGEREF _Toc19339 \h </w:instrText>
      </w:r>
      <w:r>
        <w:fldChar w:fldCharType="separate"/>
      </w:r>
      <w:r>
        <w:t>5</w:t>
      </w:r>
      <w:r>
        <w:fldChar w:fldCharType="end"/>
      </w:r>
      <w:r>
        <w:rPr>
          <w:bCs/>
          <w:lang w:val="zh-CN"/>
        </w:rPr>
        <w:fldChar w:fldCharType="end"/>
      </w:r>
    </w:p>
    <w:p w14:paraId="51FC287A">
      <w:pPr>
        <w:pStyle w:val="25"/>
        <w:tabs>
          <w:tab w:val="right" w:leader="dot" w:pos="8845"/>
          <w:tab w:val="clear" w:pos="8789"/>
        </w:tabs>
      </w:pPr>
      <w:r>
        <w:rPr>
          <w:bCs/>
          <w:lang w:val="zh-CN"/>
        </w:rPr>
        <w:fldChar w:fldCharType="begin"/>
      </w:r>
      <w:r>
        <w:rPr>
          <w:bCs/>
          <w:lang w:val="zh-CN"/>
        </w:rPr>
        <w:instrText xml:space="preserve"> HYPERLINK \l _Toc32459 </w:instrText>
      </w:r>
      <w:r>
        <w:rPr>
          <w:bCs/>
          <w:lang w:val="zh-CN"/>
        </w:rPr>
        <w:fldChar w:fldCharType="separate"/>
      </w:r>
      <w:r>
        <w:rPr>
          <w:rFonts w:hint="eastAsia"/>
          <w:lang w:val="en-US" w:eastAsia="zh-CN"/>
        </w:rPr>
        <w:t>3.1</w:t>
      </w:r>
      <w:r>
        <w:rPr>
          <w:rFonts w:hint="eastAsia"/>
        </w:rPr>
        <w:t>系统角色</w:t>
      </w:r>
      <w:r>
        <w:tab/>
      </w:r>
      <w:r>
        <w:fldChar w:fldCharType="begin"/>
      </w:r>
      <w:r>
        <w:instrText xml:space="preserve"> PAGEREF _Toc32459 \h </w:instrText>
      </w:r>
      <w:r>
        <w:fldChar w:fldCharType="separate"/>
      </w:r>
      <w:r>
        <w:t>5</w:t>
      </w:r>
      <w:r>
        <w:fldChar w:fldCharType="end"/>
      </w:r>
      <w:r>
        <w:rPr>
          <w:bCs/>
          <w:lang w:val="zh-CN"/>
        </w:rPr>
        <w:fldChar w:fldCharType="end"/>
      </w:r>
    </w:p>
    <w:p w14:paraId="5398B26F">
      <w:pPr>
        <w:pStyle w:val="25"/>
        <w:tabs>
          <w:tab w:val="right" w:leader="dot" w:pos="8845"/>
          <w:tab w:val="clear" w:pos="8789"/>
        </w:tabs>
      </w:pPr>
      <w:r>
        <w:rPr>
          <w:bCs/>
          <w:lang w:val="zh-CN"/>
        </w:rPr>
        <w:fldChar w:fldCharType="begin"/>
      </w:r>
      <w:r>
        <w:rPr>
          <w:bCs/>
          <w:lang w:val="zh-CN"/>
        </w:rPr>
        <w:instrText xml:space="preserve"> HYPERLINK \l _Toc26510 </w:instrText>
      </w:r>
      <w:r>
        <w:rPr>
          <w:bCs/>
          <w:lang w:val="zh-CN"/>
        </w:rPr>
        <w:fldChar w:fldCharType="separate"/>
      </w:r>
      <w:r>
        <w:rPr>
          <w:rFonts w:hint="eastAsia"/>
          <w:lang w:val="en-US" w:eastAsia="zh-CN"/>
        </w:rPr>
        <w:t>3.2</w:t>
      </w:r>
      <w:r>
        <w:rPr>
          <w:rFonts w:hint="eastAsia"/>
        </w:rPr>
        <w:t>住房子系统</w:t>
      </w:r>
      <w:r>
        <w:tab/>
      </w:r>
      <w:r>
        <w:fldChar w:fldCharType="begin"/>
      </w:r>
      <w:r>
        <w:instrText xml:space="preserve"> PAGEREF _Toc26510 \h </w:instrText>
      </w:r>
      <w:r>
        <w:fldChar w:fldCharType="separate"/>
      </w:r>
      <w:r>
        <w:t>5</w:t>
      </w:r>
      <w:r>
        <w:fldChar w:fldCharType="end"/>
      </w:r>
      <w:r>
        <w:rPr>
          <w:bCs/>
          <w:lang w:val="zh-CN"/>
        </w:rPr>
        <w:fldChar w:fldCharType="end"/>
      </w:r>
    </w:p>
    <w:p w14:paraId="44377C1D">
      <w:pPr>
        <w:pStyle w:val="14"/>
        <w:tabs>
          <w:tab w:val="right" w:leader="dot" w:pos="8845"/>
          <w:tab w:val="clear" w:pos="8789"/>
        </w:tabs>
      </w:pPr>
      <w:r>
        <w:rPr>
          <w:bCs/>
          <w:lang w:val="zh-CN"/>
        </w:rPr>
        <w:fldChar w:fldCharType="begin"/>
      </w:r>
      <w:r>
        <w:rPr>
          <w:bCs/>
          <w:lang w:val="zh-CN"/>
        </w:rPr>
        <w:instrText xml:space="preserve"> HYPERLINK \l _Toc11055 </w:instrText>
      </w:r>
      <w:r>
        <w:rPr>
          <w:bCs/>
          <w:lang w:val="zh-CN"/>
        </w:rPr>
        <w:fldChar w:fldCharType="separate"/>
      </w:r>
      <w:r>
        <w:rPr>
          <w:rFonts w:hint="eastAsia"/>
          <w:lang w:val="en-US" w:eastAsia="zh-CN"/>
        </w:rPr>
        <w:t>3.2.1</w:t>
      </w:r>
      <w:r>
        <w:rPr>
          <w:rFonts w:hint="default"/>
        </w:rPr>
        <w:t>房间入住</w:t>
      </w:r>
      <w:r>
        <w:tab/>
      </w:r>
      <w:r>
        <w:fldChar w:fldCharType="begin"/>
      </w:r>
      <w:r>
        <w:instrText xml:space="preserve"> PAGEREF _Toc11055 \h </w:instrText>
      </w:r>
      <w:r>
        <w:fldChar w:fldCharType="separate"/>
      </w:r>
      <w:r>
        <w:t>5</w:t>
      </w:r>
      <w:r>
        <w:fldChar w:fldCharType="end"/>
      </w:r>
      <w:r>
        <w:rPr>
          <w:bCs/>
          <w:lang w:val="zh-CN"/>
        </w:rPr>
        <w:fldChar w:fldCharType="end"/>
      </w:r>
    </w:p>
    <w:p w14:paraId="7D3CDF46">
      <w:pPr>
        <w:pStyle w:val="14"/>
        <w:tabs>
          <w:tab w:val="right" w:leader="dot" w:pos="8845"/>
          <w:tab w:val="clear" w:pos="8789"/>
        </w:tabs>
      </w:pPr>
      <w:r>
        <w:rPr>
          <w:bCs/>
          <w:lang w:val="zh-CN"/>
        </w:rPr>
        <w:fldChar w:fldCharType="begin"/>
      </w:r>
      <w:r>
        <w:rPr>
          <w:bCs/>
          <w:lang w:val="zh-CN"/>
        </w:rPr>
        <w:instrText xml:space="preserve"> HYPERLINK \l _Toc5698 </w:instrText>
      </w:r>
      <w:r>
        <w:rPr>
          <w:bCs/>
          <w:lang w:val="zh-CN"/>
        </w:rPr>
        <w:fldChar w:fldCharType="separate"/>
      </w:r>
      <w:r>
        <w:rPr>
          <w:rFonts w:hint="eastAsia"/>
          <w:lang w:val="en-US" w:eastAsia="zh-CN"/>
        </w:rPr>
        <w:t>3.2.2</w:t>
      </w:r>
      <w:r>
        <w:rPr>
          <w:rFonts w:hint="default"/>
        </w:rPr>
        <w:t>房间退房</w:t>
      </w:r>
      <w:r>
        <w:tab/>
      </w:r>
      <w:r>
        <w:fldChar w:fldCharType="begin"/>
      </w:r>
      <w:r>
        <w:instrText xml:space="preserve"> PAGEREF _Toc5698 \h </w:instrText>
      </w:r>
      <w:r>
        <w:fldChar w:fldCharType="separate"/>
      </w:r>
      <w:r>
        <w:t>6</w:t>
      </w:r>
      <w:r>
        <w:fldChar w:fldCharType="end"/>
      </w:r>
      <w:r>
        <w:rPr>
          <w:bCs/>
          <w:lang w:val="zh-CN"/>
        </w:rPr>
        <w:fldChar w:fldCharType="end"/>
      </w:r>
    </w:p>
    <w:p w14:paraId="3597DB17">
      <w:pPr>
        <w:pStyle w:val="14"/>
        <w:tabs>
          <w:tab w:val="right" w:leader="dot" w:pos="8845"/>
          <w:tab w:val="clear" w:pos="8789"/>
        </w:tabs>
      </w:pPr>
      <w:r>
        <w:rPr>
          <w:bCs/>
          <w:lang w:val="zh-CN"/>
        </w:rPr>
        <w:fldChar w:fldCharType="begin"/>
      </w:r>
      <w:r>
        <w:rPr>
          <w:bCs/>
          <w:lang w:val="zh-CN"/>
        </w:rPr>
        <w:instrText xml:space="preserve"> HYPERLINK \l _Toc25620 </w:instrText>
      </w:r>
      <w:r>
        <w:rPr>
          <w:bCs/>
          <w:lang w:val="zh-CN"/>
        </w:rPr>
        <w:fldChar w:fldCharType="separate"/>
      </w:r>
      <w:r>
        <w:rPr>
          <w:rFonts w:hint="eastAsia"/>
          <w:lang w:val="en-US" w:eastAsia="zh-CN"/>
        </w:rPr>
        <w:t>3.2.3</w:t>
      </w:r>
      <w:r>
        <w:rPr>
          <w:rFonts w:hint="default"/>
        </w:rPr>
        <w:t>房间信息管理</w:t>
      </w:r>
      <w:r>
        <w:tab/>
      </w:r>
      <w:r>
        <w:fldChar w:fldCharType="begin"/>
      </w:r>
      <w:r>
        <w:instrText xml:space="preserve"> PAGEREF _Toc25620 \h </w:instrText>
      </w:r>
      <w:r>
        <w:fldChar w:fldCharType="separate"/>
      </w:r>
      <w:r>
        <w:t>6</w:t>
      </w:r>
      <w:r>
        <w:fldChar w:fldCharType="end"/>
      </w:r>
      <w:r>
        <w:rPr>
          <w:bCs/>
          <w:lang w:val="zh-CN"/>
        </w:rPr>
        <w:fldChar w:fldCharType="end"/>
      </w:r>
    </w:p>
    <w:p w14:paraId="5600B6F4">
      <w:pPr>
        <w:pStyle w:val="14"/>
        <w:tabs>
          <w:tab w:val="right" w:leader="dot" w:pos="8845"/>
          <w:tab w:val="clear" w:pos="8789"/>
        </w:tabs>
      </w:pPr>
      <w:r>
        <w:rPr>
          <w:bCs/>
          <w:lang w:val="zh-CN"/>
        </w:rPr>
        <w:fldChar w:fldCharType="begin"/>
      </w:r>
      <w:r>
        <w:rPr>
          <w:bCs/>
          <w:lang w:val="zh-CN"/>
        </w:rPr>
        <w:instrText xml:space="preserve"> HYPERLINK \l _Toc31407 </w:instrText>
      </w:r>
      <w:r>
        <w:rPr>
          <w:bCs/>
          <w:lang w:val="zh-CN"/>
        </w:rPr>
        <w:fldChar w:fldCharType="separate"/>
      </w:r>
      <w:r>
        <w:rPr>
          <w:rFonts w:hint="eastAsia"/>
          <w:lang w:val="en-US" w:eastAsia="zh-CN"/>
        </w:rPr>
        <w:t>3.2.4</w:t>
      </w:r>
      <w:r>
        <w:rPr>
          <w:rFonts w:hint="default"/>
        </w:rPr>
        <w:t>房间查询</w:t>
      </w:r>
      <w:r>
        <w:tab/>
      </w:r>
      <w:r>
        <w:fldChar w:fldCharType="begin"/>
      </w:r>
      <w:r>
        <w:instrText xml:space="preserve"> PAGEREF _Toc31407 \h </w:instrText>
      </w:r>
      <w:r>
        <w:fldChar w:fldCharType="separate"/>
      </w:r>
      <w:r>
        <w:t>6</w:t>
      </w:r>
      <w:r>
        <w:fldChar w:fldCharType="end"/>
      </w:r>
      <w:r>
        <w:rPr>
          <w:bCs/>
          <w:lang w:val="zh-CN"/>
        </w:rPr>
        <w:fldChar w:fldCharType="end"/>
      </w:r>
    </w:p>
    <w:p w14:paraId="3DEFB2D7">
      <w:pPr>
        <w:pStyle w:val="25"/>
        <w:tabs>
          <w:tab w:val="right" w:leader="dot" w:pos="8845"/>
          <w:tab w:val="clear" w:pos="8789"/>
        </w:tabs>
      </w:pPr>
      <w:r>
        <w:rPr>
          <w:bCs/>
          <w:lang w:val="zh-CN"/>
        </w:rPr>
        <w:fldChar w:fldCharType="begin"/>
      </w:r>
      <w:r>
        <w:rPr>
          <w:bCs/>
          <w:lang w:val="zh-CN"/>
        </w:rPr>
        <w:instrText xml:space="preserve"> HYPERLINK \l _Toc28437 </w:instrText>
      </w:r>
      <w:r>
        <w:rPr>
          <w:bCs/>
          <w:lang w:val="zh-CN"/>
        </w:rPr>
        <w:fldChar w:fldCharType="separate"/>
      </w:r>
      <w:r>
        <w:rPr>
          <w:rFonts w:hint="eastAsia"/>
          <w:lang w:val="en-US" w:eastAsia="zh-CN"/>
        </w:rPr>
        <w:t>3.3</w:t>
      </w:r>
      <w:r>
        <w:rPr>
          <w:rFonts w:hint="eastAsia"/>
        </w:rPr>
        <w:t>账务管理子系统</w:t>
      </w:r>
      <w:r>
        <w:tab/>
      </w:r>
      <w:r>
        <w:fldChar w:fldCharType="begin"/>
      </w:r>
      <w:r>
        <w:instrText xml:space="preserve"> PAGEREF _Toc28437 \h </w:instrText>
      </w:r>
      <w:r>
        <w:fldChar w:fldCharType="separate"/>
      </w:r>
      <w:r>
        <w:t>7</w:t>
      </w:r>
      <w:r>
        <w:fldChar w:fldCharType="end"/>
      </w:r>
      <w:r>
        <w:rPr>
          <w:bCs/>
          <w:lang w:val="zh-CN"/>
        </w:rPr>
        <w:fldChar w:fldCharType="end"/>
      </w:r>
    </w:p>
    <w:p w14:paraId="1597AE20">
      <w:pPr>
        <w:pStyle w:val="14"/>
        <w:tabs>
          <w:tab w:val="right" w:leader="dot" w:pos="8845"/>
          <w:tab w:val="clear" w:pos="8789"/>
        </w:tabs>
      </w:pPr>
      <w:r>
        <w:rPr>
          <w:bCs/>
          <w:lang w:val="zh-CN"/>
        </w:rPr>
        <w:fldChar w:fldCharType="begin"/>
      </w:r>
      <w:r>
        <w:rPr>
          <w:bCs/>
          <w:lang w:val="zh-CN"/>
        </w:rPr>
        <w:instrText xml:space="preserve"> HYPERLINK \l _Toc32755 </w:instrText>
      </w:r>
      <w:r>
        <w:rPr>
          <w:bCs/>
          <w:lang w:val="zh-CN"/>
        </w:rPr>
        <w:fldChar w:fldCharType="separate"/>
      </w:r>
      <w:r>
        <w:rPr>
          <w:rFonts w:hint="eastAsia"/>
          <w:lang w:val="en-US" w:eastAsia="zh-CN"/>
        </w:rPr>
        <w:t>3.3.1</w:t>
      </w:r>
      <w:r>
        <w:rPr>
          <w:rFonts w:hint="default"/>
        </w:rPr>
        <w:t>财务记录的新增</w:t>
      </w:r>
      <w:r>
        <w:tab/>
      </w:r>
      <w:r>
        <w:fldChar w:fldCharType="begin"/>
      </w:r>
      <w:r>
        <w:instrText xml:space="preserve"> PAGEREF _Toc32755 \h </w:instrText>
      </w:r>
      <w:r>
        <w:fldChar w:fldCharType="separate"/>
      </w:r>
      <w:r>
        <w:t>7</w:t>
      </w:r>
      <w:r>
        <w:fldChar w:fldCharType="end"/>
      </w:r>
      <w:r>
        <w:rPr>
          <w:bCs/>
          <w:lang w:val="zh-CN"/>
        </w:rPr>
        <w:fldChar w:fldCharType="end"/>
      </w:r>
    </w:p>
    <w:p w14:paraId="2E485EE2">
      <w:pPr>
        <w:pStyle w:val="14"/>
        <w:tabs>
          <w:tab w:val="right" w:leader="dot" w:pos="8845"/>
          <w:tab w:val="clear" w:pos="8789"/>
        </w:tabs>
      </w:pPr>
      <w:r>
        <w:rPr>
          <w:bCs/>
          <w:lang w:val="zh-CN"/>
        </w:rPr>
        <w:fldChar w:fldCharType="begin"/>
      </w:r>
      <w:r>
        <w:rPr>
          <w:bCs/>
          <w:lang w:val="zh-CN"/>
        </w:rPr>
        <w:instrText xml:space="preserve"> HYPERLINK \l _Toc32541 </w:instrText>
      </w:r>
      <w:r>
        <w:rPr>
          <w:bCs/>
          <w:lang w:val="zh-CN"/>
        </w:rPr>
        <w:fldChar w:fldCharType="separate"/>
      </w:r>
      <w:r>
        <w:rPr>
          <w:rFonts w:hint="eastAsia"/>
          <w:lang w:val="en-US" w:eastAsia="zh-CN"/>
        </w:rPr>
        <w:t>3.3.2</w:t>
      </w:r>
      <w:r>
        <w:rPr>
          <w:rFonts w:hint="default"/>
        </w:rPr>
        <w:t>财务记录的查询</w:t>
      </w:r>
      <w:r>
        <w:tab/>
      </w:r>
      <w:r>
        <w:fldChar w:fldCharType="begin"/>
      </w:r>
      <w:r>
        <w:instrText xml:space="preserve"> PAGEREF _Toc32541 \h </w:instrText>
      </w:r>
      <w:r>
        <w:fldChar w:fldCharType="separate"/>
      </w:r>
      <w:r>
        <w:t>7</w:t>
      </w:r>
      <w:r>
        <w:fldChar w:fldCharType="end"/>
      </w:r>
      <w:r>
        <w:rPr>
          <w:bCs/>
          <w:lang w:val="zh-CN"/>
        </w:rPr>
        <w:fldChar w:fldCharType="end"/>
      </w:r>
    </w:p>
    <w:p w14:paraId="04B3B89A">
      <w:pPr>
        <w:pStyle w:val="14"/>
        <w:tabs>
          <w:tab w:val="right" w:leader="dot" w:pos="8845"/>
          <w:tab w:val="clear" w:pos="8789"/>
        </w:tabs>
      </w:pPr>
      <w:r>
        <w:rPr>
          <w:bCs/>
          <w:lang w:val="zh-CN"/>
        </w:rPr>
        <w:fldChar w:fldCharType="begin"/>
      </w:r>
      <w:r>
        <w:rPr>
          <w:bCs/>
          <w:lang w:val="zh-CN"/>
        </w:rPr>
        <w:instrText xml:space="preserve"> HYPERLINK \l _Toc14462 </w:instrText>
      </w:r>
      <w:r>
        <w:rPr>
          <w:bCs/>
          <w:lang w:val="zh-CN"/>
        </w:rPr>
        <w:fldChar w:fldCharType="separate"/>
      </w:r>
      <w:r>
        <w:rPr>
          <w:rFonts w:hint="eastAsia"/>
          <w:lang w:val="en-US" w:eastAsia="zh-CN"/>
        </w:rPr>
        <w:t>3.3.3</w:t>
      </w:r>
      <w:r>
        <w:rPr>
          <w:rFonts w:hint="default"/>
        </w:rPr>
        <w:t>财务记录的修改</w:t>
      </w:r>
      <w:r>
        <w:tab/>
      </w:r>
      <w:r>
        <w:fldChar w:fldCharType="begin"/>
      </w:r>
      <w:r>
        <w:instrText xml:space="preserve"> PAGEREF _Toc14462 \h </w:instrText>
      </w:r>
      <w:r>
        <w:fldChar w:fldCharType="separate"/>
      </w:r>
      <w:r>
        <w:t>8</w:t>
      </w:r>
      <w:r>
        <w:fldChar w:fldCharType="end"/>
      </w:r>
      <w:r>
        <w:rPr>
          <w:bCs/>
          <w:lang w:val="zh-CN"/>
        </w:rPr>
        <w:fldChar w:fldCharType="end"/>
      </w:r>
    </w:p>
    <w:p w14:paraId="36BFA8ED">
      <w:pPr>
        <w:pStyle w:val="14"/>
        <w:tabs>
          <w:tab w:val="right" w:leader="dot" w:pos="8845"/>
          <w:tab w:val="clear" w:pos="8789"/>
        </w:tabs>
      </w:pPr>
      <w:r>
        <w:rPr>
          <w:bCs/>
          <w:lang w:val="zh-CN"/>
        </w:rPr>
        <w:fldChar w:fldCharType="begin"/>
      </w:r>
      <w:r>
        <w:rPr>
          <w:bCs/>
          <w:lang w:val="zh-CN"/>
        </w:rPr>
        <w:instrText xml:space="preserve"> HYPERLINK \l _Toc17197 </w:instrText>
      </w:r>
      <w:r>
        <w:rPr>
          <w:bCs/>
          <w:lang w:val="zh-CN"/>
        </w:rPr>
        <w:fldChar w:fldCharType="separate"/>
      </w:r>
      <w:r>
        <w:rPr>
          <w:rFonts w:hint="eastAsia"/>
          <w:lang w:val="en-US" w:eastAsia="zh-CN"/>
        </w:rPr>
        <w:t>3.3.4</w:t>
      </w:r>
      <w:r>
        <w:rPr>
          <w:rFonts w:hint="default"/>
        </w:rPr>
        <w:t>财务记录的删除</w:t>
      </w:r>
      <w:r>
        <w:tab/>
      </w:r>
      <w:r>
        <w:fldChar w:fldCharType="begin"/>
      </w:r>
      <w:r>
        <w:instrText xml:space="preserve"> PAGEREF _Toc17197 \h </w:instrText>
      </w:r>
      <w:r>
        <w:fldChar w:fldCharType="separate"/>
      </w:r>
      <w:r>
        <w:t>8</w:t>
      </w:r>
      <w:r>
        <w:fldChar w:fldCharType="end"/>
      </w:r>
      <w:r>
        <w:rPr>
          <w:bCs/>
          <w:lang w:val="zh-CN"/>
        </w:rPr>
        <w:fldChar w:fldCharType="end"/>
      </w:r>
    </w:p>
    <w:p w14:paraId="0349A487">
      <w:pPr>
        <w:pStyle w:val="14"/>
        <w:tabs>
          <w:tab w:val="right" w:leader="dot" w:pos="8845"/>
          <w:tab w:val="clear" w:pos="8789"/>
        </w:tabs>
      </w:pPr>
      <w:r>
        <w:rPr>
          <w:bCs/>
          <w:lang w:val="zh-CN"/>
        </w:rPr>
        <w:fldChar w:fldCharType="begin"/>
      </w:r>
      <w:r>
        <w:rPr>
          <w:bCs/>
          <w:lang w:val="zh-CN"/>
        </w:rPr>
        <w:instrText xml:space="preserve"> HYPERLINK \l _Toc11361 </w:instrText>
      </w:r>
      <w:r>
        <w:rPr>
          <w:bCs/>
          <w:lang w:val="zh-CN"/>
        </w:rPr>
        <w:fldChar w:fldCharType="separate"/>
      </w:r>
      <w:r>
        <w:rPr>
          <w:rFonts w:hint="eastAsia"/>
          <w:lang w:val="en-US" w:eastAsia="zh-CN"/>
        </w:rPr>
        <w:t>3.3.5</w:t>
      </w:r>
      <w:r>
        <w:rPr>
          <w:rFonts w:hint="default"/>
        </w:rPr>
        <w:t>财务记录的归档与备份</w:t>
      </w:r>
      <w:r>
        <w:tab/>
      </w:r>
      <w:r>
        <w:fldChar w:fldCharType="begin"/>
      </w:r>
      <w:r>
        <w:instrText xml:space="preserve"> PAGEREF _Toc11361 \h </w:instrText>
      </w:r>
      <w:r>
        <w:fldChar w:fldCharType="separate"/>
      </w:r>
      <w:r>
        <w:t>8</w:t>
      </w:r>
      <w:r>
        <w:fldChar w:fldCharType="end"/>
      </w:r>
      <w:r>
        <w:rPr>
          <w:bCs/>
          <w:lang w:val="zh-CN"/>
        </w:rPr>
        <w:fldChar w:fldCharType="end"/>
      </w:r>
    </w:p>
    <w:p w14:paraId="27B22677">
      <w:pPr>
        <w:pStyle w:val="25"/>
        <w:tabs>
          <w:tab w:val="right" w:leader="dot" w:pos="8845"/>
          <w:tab w:val="clear" w:pos="8789"/>
        </w:tabs>
      </w:pPr>
      <w:r>
        <w:rPr>
          <w:bCs/>
          <w:lang w:val="zh-CN"/>
        </w:rPr>
        <w:fldChar w:fldCharType="begin"/>
      </w:r>
      <w:r>
        <w:rPr>
          <w:bCs/>
          <w:lang w:val="zh-CN"/>
        </w:rPr>
        <w:instrText xml:space="preserve"> HYPERLINK \l _Toc3058 </w:instrText>
      </w:r>
      <w:r>
        <w:rPr>
          <w:bCs/>
          <w:lang w:val="zh-CN"/>
        </w:rPr>
        <w:fldChar w:fldCharType="separate"/>
      </w:r>
      <w:r>
        <w:rPr>
          <w:rFonts w:hint="eastAsia"/>
          <w:lang w:val="en-US" w:eastAsia="zh-CN"/>
        </w:rPr>
        <w:t>3.4</w:t>
      </w:r>
      <w:r>
        <w:rPr>
          <w:rFonts w:hint="eastAsia"/>
        </w:rPr>
        <w:t>餐饮管理子系统</w:t>
      </w:r>
      <w:r>
        <w:tab/>
      </w:r>
      <w:r>
        <w:fldChar w:fldCharType="begin"/>
      </w:r>
      <w:r>
        <w:instrText xml:space="preserve"> PAGEREF _Toc3058 \h </w:instrText>
      </w:r>
      <w:r>
        <w:fldChar w:fldCharType="separate"/>
      </w:r>
      <w:r>
        <w:t>8</w:t>
      </w:r>
      <w:r>
        <w:fldChar w:fldCharType="end"/>
      </w:r>
      <w:r>
        <w:rPr>
          <w:bCs/>
          <w:lang w:val="zh-CN"/>
        </w:rPr>
        <w:fldChar w:fldCharType="end"/>
      </w:r>
    </w:p>
    <w:p w14:paraId="69E42AFB">
      <w:pPr>
        <w:pStyle w:val="14"/>
        <w:tabs>
          <w:tab w:val="right" w:leader="dot" w:pos="8845"/>
          <w:tab w:val="clear" w:pos="8789"/>
        </w:tabs>
      </w:pPr>
      <w:r>
        <w:rPr>
          <w:bCs/>
          <w:lang w:val="zh-CN"/>
        </w:rPr>
        <w:fldChar w:fldCharType="begin"/>
      </w:r>
      <w:r>
        <w:rPr>
          <w:bCs/>
          <w:lang w:val="zh-CN"/>
        </w:rPr>
        <w:instrText xml:space="preserve"> HYPERLINK \l _Toc14055 </w:instrText>
      </w:r>
      <w:r>
        <w:rPr>
          <w:bCs/>
          <w:lang w:val="zh-CN"/>
        </w:rPr>
        <w:fldChar w:fldCharType="separate"/>
      </w:r>
      <w:r>
        <w:rPr>
          <w:rFonts w:hint="eastAsia"/>
          <w:lang w:val="en-US" w:eastAsia="zh-CN"/>
        </w:rPr>
        <w:t>3.4.1</w:t>
      </w:r>
      <w:r>
        <w:rPr>
          <w:rFonts w:hint="default"/>
        </w:rPr>
        <w:t>入座</w:t>
      </w:r>
      <w:r>
        <w:tab/>
      </w:r>
      <w:r>
        <w:fldChar w:fldCharType="begin"/>
      </w:r>
      <w:r>
        <w:instrText xml:space="preserve"> PAGEREF _Toc14055 \h </w:instrText>
      </w:r>
      <w:r>
        <w:fldChar w:fldCharType="separate"/>
      </w:r>
      <w:r>
        <w:t>9</w:t>
      </w:r>
      <w:r>
        <w:fldChar w:fldCharType="end"/>
      </w:r>
      <w:r>
        <w:rPr>
          <w:bCs/>
          <w:lang w:val="zh-CN"/>
        </w:rPr>
        <w:fldChar w:fldCharType="end"/>
      </w:r>
    </w:p>
    <w:p w14:paraId="73F307F8">
      <w:pPr>
        <w:pStyle w:val="14"/>
        <w:tabs>
          <w:tab w:val="right" w:leader="dot" w:pos="8845"/>
          <w:tab w:val="clear" w:pos="8789"/>
        </w:tabs>
      </w:pPr>
      <w:r>
        <w:rPr>
          <w:bCs/>
          <w:lang w:val="zh-CN"/>
        </w:rPr>
        <w:fldChar w:fldCharType="begin"/>
      </w:r>
      <w:r>
        <w:rPr>
          <w:bCs/>
          <w:lang w:val="zh-CN"/>
        </w:rPr>
        <w:instrText xml:space="preserve"> HYPERLINK \l _Toc18301 </w:instrText>
      </w:r>
      <w:r>
        <w:rPr>
          <w:bCs/>
          <w:lang w:val="zh-CN"/>
        </w:rPr>
        <w:fldChar w:fldCharType="separate"/>
      </w:r>
      <w:r>
        <w:rPr>
          <w:rFonts w:hint="eastAsia"/>
          <w:lang w:val="en-US" w:eastAsia="zh-CN"/>
        </w:rPr>
        <w:t>3.4.2</w:t>
      </w:r>
      <w:r>
        <w:rPr>
          <w:rFonts w:hint="default"/>
        </w:rPr>
        <w:t>点餐</w:t>
      </w:r>
      <w:r>
        <w:tab/>
      </w:r>
      <w:r>
        <w:fldChar w:fldCharType="begin"/>
      </w:r>
      <w:r>
        <w:instrText xml:space="preserve"> PAGEREF _Toc18301 \h </w:instrText>
      </w:r>
      <w:r>
        <w:fldChar w:fldCharType="separate"/>
      </w:r>
      <w:r>
        <w:t>9</w:t>
      </w:r>
      <w:r>
        <w:fldChar w:fldCharType="end"/>
      </w:r>
      <w:r>
        <w:rPr>
          <w:bCs/>
          <w:lang w:val="zh-CN"/>
        </w:rPr>
        <w:fldChar w:fldCharType="end"/>
      </w:r>
    </w:p>
    <w:p w14:paraId="61E09E03">
      <w:pPr>
        <w:pStyle w:val="14"/>
        <w:tabs>
          <w:tab w:val="right" w:leader="dot" w:pos="8845"/>
          <w:tab w:val="clear" w:pos="8789"/>
        </w:tabs>
      </w:pPr>
      <w:r>
        <w:rPr>
          <w:bCs/>
          <w:lang w:val="zh-CN"/>
        </w:rPr>
        <w:fldChar w:fldCharType="begin"/>
      </w:r>
      <w:r>
        <w:rPr>
          <w:bCs/>
          <w:lang w:val="zh-CN"/>
        </w:rPr>
        <w:instrText xml:space="preserve"> HYPERLINK \l _Toc22027 </w:instrText>
      </w:r>
      <w:r>
        <w:rPr>
          <w:bCs/>
          <w:lang w:val="zh-CN"/>
        </w:rPr>
        <w:fldChar w:fldCharType="separate"/>
      </w:r>
      <w:r>
        <w:rPr>
          <w:rFonts w:hint="eastAsia"/>
          <w:lang w:val="en-US" w:eastAsia="zh-CN"/>
        </w:rPr>
        <w:t>3.4.3</w:t>
      </w:r>
      <w:r>
        <w:rPr>
          <w:rFonts w:hint="default"/>
        </w:rPr>
        <w:t>结账功能</w:t>
      </w:r>
      <w:r>
        <w:tab/>
      </w:r>
      <w:r>
        <w:fldChar w:fldCharType="begin"/>
      </w:r>
      <w:r>
        <w:instrText xml:space="preserve"> PAGEREF _Toc22027 \h </w:instrText>
      </w:r>
      <w:r>
        <w:fldChar w:fldCharType="separate"/>
      </w:r>
      <w:r>
        <w:t>10</w:t>
      </w:r>
      <w:r>
        <w:fldChar w:fldCharType="end"/>
      </w:r>
      <w:r>
        <w:rPr>
          <w:bCs/>
          <w:lang w:val="zh-CN"/>
        </w:rPr>
        <w:fldChar w:fldCharType="end"/>
      </w:r>
    </w:p>
    <w:p w14:paraId="4C9694F2">
      <w:pPr>
        <w:pStyle w:val="25"/>
        <w:tabs>
          <w:tab w:val="right" w:leader="dot" w:pos="8845"/>
          <w:tab w:val="clear" w:pos="8789"/>
        </w:tabs>
      </w:pPr>
      <w:r>
        <w:rPr>
          <w:bCs/>
          <w:lang w:val="zh-CN"/>
        </w:rPr>
        <w:fldChar w:fldCharType="begin"/>
      </w:r>
      <w:r>
        <w:rPr>
          <w:bCs/>
          <w:lang w:val="zh-CN"/>
        </w:rPr>
        <w:instrText xml:space="preserve"> HYPERLINK \l _Toc19298 </w:instrText>
      </w:r>
      <w:r>
        <w:rPr>
          <w:bCs/>
          <w:lang w:val="zh-CN"/>
        </w:rPr>
        <w:fldChar w:fldCharType="separate"/>
      </w:r>
      <w:r>
        <w:rPr>
          <w:rFonts w:hint="eastAsia"/>
          <w:lang w:val="en-US" w:eastAsia="zh-CN"/>
        </w:rPr>
        <w:t>3.5</w:t>
      </w:r>
      <w:r>
        <w:rPr>
          <w:rFonts w:hint="eastAsia"/>
        </w:rPr>
        <w:t>库存管理子系统</w:t>
      </w:r>
      <w:r>
        <w:tab/>
      </w:r>
      <w:r>
        <w:fldChar w:fldCharType="begin"/>
      </w:r>
      <w:r>
        <w:instrText xml:space="preserve"> PAGEREF _Toc19298 \h </w:instrText>
      </w:r>
      <w:r>
        <w:fldChar w:fldCharType="separate"/>
      </w:r>
      <w:r>
        <w:t>10</w:t>
      </w:r>
      <w:r>
        <w:fldChar w:fldCharType="end"/>
      </w:r>
      <w:r>
        <w:rPr>
          <w:bCs/>
          <w:lang w:val="zh-CN"/>
        </w:rPr>
        <w:fldChar w:fldCharType="end"/>
      </w:r>
    </w:p>
    <w:p w14:paraId="716169E8">
      <w:pPr>
        <w:pStyle w:val="14"/>
        <w:tabs>
          <w:tab w:val="right" w:leader="dot" w:pos="8845"/>
          <w:tab w:val="clear" w:pos="8789"/>
        </w:tabs>
      </w:pPr>
      <w:r>
        <w:rPr>
          <w:bCs/>
          <w:lang w:val="zh-CN"/>
        </w:rPr>
        <w:fldChar w:fldCharType="begin"/>
      </w:r>
      <w:r>
        <w:rPr>
          <w:bCs/>
          <w:lang w:val="zh-CN"/>
        </w:rPr>
        <w:instrText xml:space="preserve"> HYPERLINK \l _Toc8842 </w:instrText>
      </w:r>
      <w:r>
        <w:rPr>
          <w:bCs/>
          <w:lang w:val="zh-CN"/>
        </w:rPr>
        <w:fldChar w:fldCharType="separate"/>
      </w:r>
      <w:r>
        <w:rPr>
          <w:rFonts w:hint="eastAsia"/>
          <w:lang w:val="en-US" w:eastAsia="zh-CN"/>
        </w:rPr>
        <w:t>3.5.1</w:t>
      </w:r>
      <w:r>
        <w:rPr>
          <w:rFonts w:hint="default"/>
        </w:rPr>
        <w:t>餐桌库存管理</w:t>
      </w:r>
      <w:r>
        <w:tab/>
      </w:r>
      <w:r>
        <w:fldChar w:fldCharType="begin"/>
      </w:r>
      <w:r>
        <w:instrText xml:space="preserve"> PAGEREF _Toc8842 \h </w:instrText>
      </w:r>
      <w:r>
        <w:fldChar w:fldCharType="separate"/>
      </w:r>
      <w:r>
        <w:t>10</w:t>
      </w:r>
      <w:r>
        <w:fldChar w:fldCharType="end"/>
      </w:r>
      <w:r>
        <w:rPr>
          <w:bCs/>
          <w:lang w:val="zh-CN"/>
        </w:rPr>
        <w:fldChar w:fldCharType="end"/>
      </w:r>
    </w:p>
    <w:p w14:paraId="681A5865">
      <w:pPr>
        <w:pStyle w:val="14"/>
        <w:tabs>
          <w:tab w:val="right" w:leader="dot" w:pos="8845"/>
          <w:tab w:val="clear" w:pos="8789"/>
        </w:tabs>
      </w:pPr>
      <w:r>
        <w:rPr>
          <w:bCs/>
          <w:lang w:val="zh-CN"/>
        </w:rPr>
        <w:fldChar w:fldCharType="begin"/>
      </w:r>
      <w:r>
        <w:rPr>
          <w:bCs/>
          <w:lang w:val="zh-CN"/>
        </w:rPr>
        <w:instrText xml:space="preserve"> HYPERLINK \l _Toc26874 </w:instrText>
      </w:r>
      <w:r>
        <w:rPr>
          <w:bCs/>
          <w:lang w:val="zh-CN"/>
        </w:rPr>
        <w:fldChar w:fldCharType="separate"/>
      </w:r>
      <w:r>
        <w:rPr>
          <w:rFonts w:hint="eastAsia"/>
          <w:lang w:val="en-US" w:eastAsia="zh-CN"/>
        </w:rPr>
        <w:t>3.5.2</w:t>
      </w:r>
      <w:r>
        <w:rPr>
          <w:rFonts w:hint="default"/>
        </w:rPr>
        <w:t>房间库存管理</w:t>
      </w:r>
      <w:r>
        <w:tab/>
      </w:r>
      <w:r>
        <w:fldChar w:fldCharType="begin"/>
      </w:r>
      <w:r>
        <w:instrText xml:space="preserve"> PAGEREF _Toc26874 \h </w:instrText>
      </w:r>
      <w:r>
        <w:fldChar w:fldCharType="separate"/>
      </w:r>
      <w:r>
        <w:t>11</w:t>
      </w:r>
      <w:r>
        <w:fldChar w:fldCharType="end"/>
      </w:r>
      <w:r>
        <w:rPr>
          <w:bCs/>
          <w:lang w:val="zh-CN"/>
        </w:rPr>
        <w:fldChar w:fldCharType="end"/>
      </w:r>
    </w:p>
    <w:p w14:paraId="76431826">
      <w:pPr>
        <w:pStyle w:val="14"/>
        <w:tabs>
          <w:tab w:val="right" w:leader="dot" w:pos="8845"/>
          <w:tab w:val="clear" w:pos="8789"/>
        </w:tabs>
      </w:pPr>
      <w:r>
        <w:rPr>
          <w:bCs/>
          <w:lang w:val="zh-CN"/>
        </w:rPr>
        <w:fldChar w:fldCharType="begin"/>
      </w:r>
      <w:r>
        <w:rPr>
          <w:bCs/>
          <w:lang w:val="zh-CN"/>
        </w:rPr>
        <w:instrText xml:space="preserve"> HYPERLINK \l _Toc7587 </w:instrText>
      </w:r>
      <w:r>
        <w:rPr>
          <w:bCs/>
          <w:lang w:val="zh-CN"/>
        </w:rPr>
        <w:fldChar w:fldCharType="separate"/>
      </w:r>
      <w:r>
        <w:rPr>
          <w:rFonts w:hint="eastAsia"/>
          <w:lang w:val="en-US" w:eastAsia="zh-CN"/>
        </w:rPr>
        <w:t>3.5.3</w:t>
      </w:r>
      <w:r>
        <w:rPr>
          <w:rFonts w:hint="default"/>
        </w:rPr>
        <w:t>库存状态更新与监控</w:t>
      </w:r>
      <w:r>
        <w:tab/>
      </w:r>
      <w:r>
        <w:fldChar w:fldCharType="begin"/>
      </w:r>
      <w:r>
        <w:instrText xml:space="preserve"> PAGEREF _Toc7587 \h </w:instrText>
      </w:r>
      <w:r>
        <w:fldChar w:fldCharType="separate"/>
      </w:r>
      <w:r>
        <w:t>11</w:t>
      </w:r>
      <w:r>
        <w:fldChar w:fldCharType="end"/>
      </w:r>
      <w:r>
        <w:rPr>
          <w:bCs/>
          <w:lang w:val="zh-CN"/>
        </w:rPr>
        <w:fldChar w:fldCharType="end"/>
      </w:r>
    </w:p>
    <w:p w14:paraId="06996D27">
      <w:pPr>
        <w:pStyle w:val="25"/>
        <w:tabs>
          <w:tab w:val="right" w:leader="dot" w:pos="8845"/>
          <w:tab w:val="clear" w:pos="8789"/>
        </w:tabs>
      </w:pPr>
      <w:r>
        <w:rPr>
          <w:bCs/>
          <w:lang w:val="zh-CN"/>
        </w:rPr>
        <w:fldChar w:fldCharType="begin"/>
      </w:r>
      <w:r>
        <w:rPr>
          <w:bCs/>
          <w:lang w:val="zh-CN"/>
        </w:rPr>
        <w:instrText xml:space="preserve"> HYPERLINK \l _Toc25768 </w:instrText>
      </w:r>
      <w:r>
        <w:rPr>
          <w:bCs/>
          <w:lang w:val="zh-CN"/>
        </w:rPr>
        <w:fldChar w:fldCharType="separate"/>
      </w:r>
      <w:r>
        <w:rPr>
          <w:rFonts w:hint="eastAsia"/>
          <w:lang w:val="en-US" w:eastAsia="zh-CN"/>
        </w:rPr>
        <w:t>3.6</w:t>
      </w:r>
      <w:r>
        <w:rPr>
          <w:rFonts w:hint="eastAsia"/>
        </w:rPr>
        <w:t>系统维护</w:t>
      </w:r>
      <w:r>
        <w:tab/>
      </w:r>
      <w:r>
        <w:fldChar w:fldCharType="begin"/>
      </w:r>
      <w:r>
        <w:instrText xml:space="preserve"> PAGEREF _Toc25768 \h </w:instrText>
      </w:r>
      <w:r>
        <w:fldChar w:fldCharType="separate"/>
      </w:r>
      <w:r>
        <w:t>12</w:t>
      </w:r>
      <w:r>
        <w:fldChar w:fldCharType="end"/>
      </w:r>
      <w:r>
        <w:rPr>
          <w:bCs/>
          <w:lang w:val="zh-CN"/>
        </w:rPr>
        <w:fldChar w:fldCharType="end"/>
      </w:r>
    </w:p>
    <w:p w14:paraId="7F73D3EE">
      <w:pPr>
        <w:pStyle w:val="14"/>
        <w:tabs>
          <w:tab w:val="right" w:leader="dot" w:pos="8845"/>
          <w:tab w:val="clear" w:pos="8789"/>
        </w:tabs>
      </w:pPr>
      <w:r>
        <w:rPr>
          <w:bCs/>
          <w:lang w:val="zh-CN"/>
        </w:rPr>
        <w:fldChar w:fldCharType="begin"/>
      </w:r>
      <w:r>
        <w:rPr>
          <w:bCs/>
          <w:lang w:val="zh-CN"/>
        </w:rPr>
        <w:instrText xml:space="preserve"> HYPERLINK \l _Toc10697 </w:instrText>
      </w:r>
      <w:r>
        <w:rPr>
          <w:bCs/>
          <w:lang w:val="zh-CN"/>
        </w:rPr>
        <w:fldChar w:fldCharType="separate"/>
      </w:r>
      <w:r>
        <w:rPr>
          <w:rFonts w:hint="eastAsia"/>
          <w:lang w:val="en-US" w:eastAsia="zh-CN"/>
        </w:rPr>
        <w:t>3.6.1</w:t>
      </w:r>
      <w:r>
        <w:rPr>
          <w:rFonts w:hint="default"/>
        </w:rPr>
        <w:t>用户权限管理</w:t>
      </w:r>
      <w:r>
        <w:tab/>
      </w:r>
      <w:r>
        <w:fldChar w:fldCharType="begin"/>
      </w:r>
      <w:r>
        <w:instrText xml:space="preserve"> PAGEREF _Toc10697 \h </w:instrText>
      </w:r>
      <w:r>
        <w:fldChar w:fldCharType="separate"/>
      </w:r>
      <w:r>
        <w:t>12</w:t>
      </w:r>
      <w:r>
        <w:fldChar w:fldCharType="end"/>
      </w:r>
      <w:r>
        <w:rPr>
          <w:bCs/>
          <w:lang w:val="zh-CN"/>
        </w:rPr>
        <w:fldChar w:fldCharType="end"/>
      </w:r>
    </w:p>
    <w:p w14:paraId="7FE5E2DC">
      <w:pPr>
        <w:pStyle w:val="14"/>
        <w:tabs>
          <w:tab w:val="right" w:leader="dot" w:pos="8845"/>
          <w:tab w:val="clear" w:pos="8789"/>
        </w:tabs>
      </w:pPr>
      <w:r>
        <w:rPr>
          <w:bCs/>
          <w:lang w:val="zh-CN"/>
        </w:rPr>
        <w:fldChar w:fldCharType="begin"/>
      </w:r>
      <w:r>
        <w:rPr>
          <w:bCs/>
          <w:lang w:val="zh-CN"/>
        </w:rPr>
        <w:instrText xml:space="preserve"> HYPERLINK \l _Toc28748 </w:instrText>
      </w:r>
      <w:r>
        <w:rPr>
          <w:bCs/>
          <w:lang w:val="zh-CN"/>
        </w:rPr>
        <w:fldChar w:fldCharType="separate"/>
      </w:r>
      <w:r>
        <w:rPr>
          <w:rFonts w:hint="eastAsia"/>
          <w:lang w:val="en-US" w:eastAsia="zh-CN"/>
        </w:rPr>
        <w:t>3.6.2</w:t>
      </w:r>
      <w:r>
        <w:rPr>
          <w:rFonts w:hint="default"/>
        </w:rPr>
        <w:t>数据字典管理</w:t>
      </w:r>
      <w:r>
        <w:tab/>
      </w:r>
      <w:r>
        <w:fldChar w:fldCharType="begin"/>
      </w:r>
      <w:r>
        <w:instrText xml:space="preserve"> PAGEREF _Toc28748 \h </w:instrText>
      </w:r>
      <w:r>
        <w:fldChar w:fldCharType="separate"/>
      </w:r>
      <w:r>
        <w:t>12</w:t>
      </w:r>
      <w:r>
        <w:fldChar w:fldCharType="end"/>
      </w:r>
      <w:r>
        <w:rPr>
          <w:bCs/>
          <w:lang w:val="zh-CN"/>
        </w:rPr>
        <w:fldChar w:fldCharType="end"/>
      </w:r>
    </w:p>
    <w:p w14:paraId="60C46864">
      <w:pPr>
        <w:pStyle w:val="14"/>
        <w:tabs>
          <w:tab w:val="right" w:leader="dot" w:pos="8845"/>
          <w:tab w:val="clear" w:pos="8789"/>
        </w:tabs>
      </w:pPr>
      <w:r>
        <w:rPr>
          <w:bCs/>
          <w:lang w:val="zh-CN"/>
        </w:rPr>
        <w:fldChar w:fldCharType="begin"/>
      </w:r>
      <w:r>
        <w:rPr>
          <w:bCs/>
          <w:lang w:val="zh-CN"/>
        </w:rPr>
        <w:instrText xml:space="preserve"> HYPERLINK \l _Toc28099 </w:instrText>
      </w:r>
      <w:r>
        <w:rPr>
          <w:bCs/>
          <w:lang w:val="zh-CN"/>
        </w:rPr>
        <w:fldChar w:fldCharType="separate"/>
      </w:r>
      <w:r>
        <w:rPr>
          <w:rFonts w:hint="eastAsia"/>
          <w:lang w:val="en-US" w:eastAsia="zh-CN"/>
        </w:rPr>
        <w:t>3.6.3</w:t>
      </w:r>
      <w:r>
        <w:rPr>
          <w:rFonts w:hint="default"/>
        </w:rPr>
        <w:t>系统日志查询</w:t>
      </w:r>
      <w:r>
        <w:tab/>
      </w:r>
      <w:r>
        <w:fldChar w:fldCharType="begin"/>
      </w:r>
      <w:r>
        <w:instrText xml:space="preserve"> PAGEREF _Toc28099 \h </w:instrText>
      </w:r>
      <w:r>
        <w:fldChar w:fldCharType="separate"/>
      </w:r>
      <w:r>
        <w:t>12</w:t>
      </w:r>
      <w:r>
        <w:fldChar w:fldCharType="end"/>
      </w:r>
      <w:r>
        <w:rPr>
          <w:bCs/>
          <w:lang w:val="zh-CN"/>
        </w:rPr>
        <w:fldChar w:fldCharType="end"/>
      </w:r>
    </w:p>
    <w:p w14:paraId="3FEF6DB7">
      <w:pPr>
        <w:pStyle w:val="25"/>
        <w:tabs>
          <w:tab w:val="right" w:leader="dot" w:pos="8845"/>
          <w:tab w:val="clear" w:pos="8789"/>
        </w:tabs>
      </w:pPr>
      <w:r>
        <w:rPr>
          <w:bCs/>
          <w:lang w:val="zh-CN"/>
        </w:rPr>
        <w:fldChar w:fldCharType="begin"/>
      </w:r>
      <w:r>
        <w:rPr>
          <w:bCs/>
          <w:lang w:val="zh-CN"/>
        </w:rPr>
        <w:instrText xml:space="preserve"> HYPERLINK \l _Toc2635 </w:instrText>
      </w:r>
      <w:r>
        <w:rPr>
          <w:bCs/>
          <w:lang w:val="zh-CN"/>
        </w:rPr>
        <w:fldChar w:fldCharType="separate"/>
      </w:r>
      <w:r>
        <w:rPr>
          <w:rFonts w:hint="eastAsia"/>
          <w:lang w:val="en-US" w:eastAsia="zh-CN"/>
        </w:rPr>
        <w:t>3.7其他</w:t>
      </w:r>
      <w:r>
        <w:rPr>
          <w:rFonts w:hint="eastAsia"/>
        </w:rPr>
        <w:t>需求</w:t>
      </w:r>
      <w:r>
        <w:tab/>
      </w:r>
      <w:r>
        <w:fldChar w:fldCharType="begin"/>
      </w:r>
      <w:r>
        <w:instrText xml:space="preserve"> PAGEREF _Toc2635 \h </w:instrText>
      </w:r>
      <w:r>
        <w:fldChar w:fldCharType="separate"/>
      </w:r>
      <w:r>
        <w:t>12</w:t>
      </w:r>
      <w:r>
        <w:fldChar w:fldCharType="end"/>
      </w:r>
      <w:r>
        <w:rPr>
          <w:bCs/>
          <w:lang w:val="zh-CN"/>
        </w:rPr>
        <w:fldChar w:fldCharType="end"/>
      </w:r>
    </w:p>
    <w:p w14:paraId="6B32C192">
      <w:pPr>
        <w:pStyle w:val="14"/>
        <w:tabs>
          <w:tab w:val="right" w:leader="dot" w:pos="8845"/>
          <w:tab w:val="clear" w:pos="8789"/>
        </w:tabs>
      </w:pPr>
      <w:r>
        <w:rPr>
          <w:bCs/>
          <w:lang w:val="zh-CN"/>
        </w:rPr>
        <w:fldChar w:fldCharType="begin"/>
      </w:r>
      <w:r>
        <w:rPr>
          <w:bCs/>
          <w:lang w:val="zh-CN"/>
        </w:rPr>
        <w:instrText xml:space="preserve"> HYPERLINK \l _Toc7710 </w:instrText>
      </w:r>
      <w:r>
        <w:rPr>
          <w:bCs/>
          <w:lang w:val="zh-CN"/>
        </w:rPr>
        <w:fldChar w:fldCharType="separate"/>
      </w:r>
      <w:r>
        <w:rPr>
          <w:rFonts w:hint="eastAsia"/>
          <w:lang w:val="en-US" w:eastAsia="zh-CN"/>
        </w:rPr>
        <w:t>3.7.1</w:t>
      </w:r>
      <w:r>
        <w:rPr>
          <w:rFonts w:hint="default"/>
        </w:rPr>
        <w:t>性能需求</w:t>
      </w:r>
      <w:r>
        <w:tab/>
      </w:r>
      <w:r>
        <w:fldChar w:fldCharType="begin"/>
      </w:r>
      <w:r>
        <w:instrText xml:space="preserve"> PAGEREF _Toc7710 \h </w:instrText>
      </w:r>
      <w:r>
        <w:fldChar w:fldCharType="separate"/>
      </w:r>
      <w:r>
        <w:t>12</w:t>
      </w:r>
      <w:r>
        <w:fldChar w:fldCharType="end"/>
      </w:r>
      <w:r>
        <w:rPr>
          <w:bCs/>
          <w:lang w:val="zh-CN"/>
        </w:rPr>
        <w:fldChar w:fldCharType="end"/>
      </w:r>
    </w:p>
    <w:p w14:paraId="36CFB5B4">
      <w:pPr>
        <w:pStyle w:val="14"/>
        <w:tabs>
          <w:tab w:val="right" w:leader="dot" w:pos="8845"/>
          <w:tab w:val="clear" w:pos="8789"/>
        </w:tabs>
      </w:pPr>
      <w:r>
        <w:rPr>
          <w:bCs/>
          <w:lang w:val="zh-CN"/>
        </w:rPr>
        <w:fldChar w:fldCharType="begin"/>
      </w:r>
      <w:r>
        <w:rPr>
          <w:bCs/>
          <w:lang w:val="zh-CN"/>
        </w:rPr>
        <w:instrText xml:space="preserve"> HYPERLINK \l _Toc28114 </w:instrText>
      </w:r>
      <w:r>
        <w:rPr>
          <w:bCs/>
          <w:lang w:val="zh-CN"/>
        </w:rPr>
        <w:fldChar w:fldCharType="separate"/>
      </w:r>
      <w:r>
        <w:rPr>
          <w:rFonts w:hint="eastAsia"/>
          <w:lang w:val="en-US" w:eastAsia="zh-CN"/>
        </w:rPr>
        <w:t>3.7.2</w:t>
      </w:r>
      <w:r>
        <w:rPr>
          <w:rFonts w:hint="default"/>
        </w:rPr>
        <w:t>安全性需求</w:t>
      </w:r>
      <w:r>
        <w:tab/>
      </w:r>
      <w:r>
        <w:fldChar w:fldCharType="begin"/>
      </w:r>
      <w:r>
        <w:instrText xml:space="preserve"> PAGEREF _Toc28114 \h </w:instrText>
      </w:r>
      <w:r>
        <w:fldChar w:fldCharType="separate"/>
      </w:r>
      <w:r>
        <w:t>12</w:t>
      </w:r>
      <w:r>
        <w:fldChar w:fldCharType="end"/>
      </w:r>
      <w:r>
        <w:rPr>
          <w:bCs/>
          <w:lang w:val="zh-CN"/>
        </w:rPr>
        <w:fldChar w:fldCharType="end"/>
      </w:r>
    </w:p>
    <w:p w14:paraId="23DD5D49">
      <w:pPr>
        <w:pStyle w:val="14"/>
        <w:tabs>
          <w:tab w:val="right" w:leader="dot" w:pos="8845"/>
          <w:tab w:val="clear" w:pos="8789"/>
        </w:tabs>
      </w:pPr>
      <w:r>
        <w:rPr>
          <w:bCs/>
          <w:lang w:val="zh-CN"/>
        </w:rPr>
        <w:fldChar w:fldCharType="begin"/>
      </w:r>
      <w:r>
        <w:rPr>
          <w:bCs/>
          <w:lang w:val="zh-CN"/>
        </w:rPr>
        <w:instrText xml:space="preserve"> HYPERLINK \l _Toc18140 </w:instrText>
      </w:r>
      <w:r>
        <w:rPr>
          <w:bCs/>
          <w:lang w:val="zh-CN"/>
        </w:rPr>
        <w:fldChar w:fldCharType="separate"/>
      </w:r>
      <w:r>
        <w:rPr>
          <w:rFonts w:hint="eastAsia"/>
          <w:lang w:val="en-US" w:eastAsia="zh-CN"/>
        </w:rPr>
        <w:t>3.7.3</w:t>
      </w:r>
      <w:r>
        <w:rPr>
          <w:rFonts w:hint="default"/>
        </w:rPr>
        <w:t>可用性需求</w:t>
      </w:r>
      <w:r>
        <w:tab/>
      </w:r>
      <w:r>
        <w:fldChar w:fldCharType="begin"/>
      </w:r>
      <w:r>
        <w:instrText xml:space="preserve"> PAGEREF _Toc18140 \h </w:instrText>
      </w:r>
      <w:r>
        <w:fldChar w:fldCharType="separate"/>
      </w:r>
      <w:r>
        <w:t>13</w:t>
      </w:r>
      <w:r>
        <w:fldChar w:fldCharType="end"/>
      </w:r>
      <w:r>
        <w:rPr>
          <w:bCs/>
          <w:lang w:val="zh-CN"/>
        </w:rPr>
        <w:fldChar w:fldCharType="end"/>
      </w:r>
    </w:p>
    <w:p w14:paraId="10BC8852">
      <w:pPr>
        <w:pStyle w:val="21"/>
        <w:tabs>
          <w:tab w:val="right" w:leader="dot" w:pos="8845"/>
          <w:tab w:val="clear" w:pos="8789"/>
        </w:tabs>
      </w:pPr>
      <w:r>
        <w:rPr>
          <w:bCs/>
          <w:lang w:val="zh-CN"/>
        </w:rPr>
        <w:fldChar w:fldCharType="begin"/>
      </w:r>
      <w:r>
        <w:rPr>
          <w:bCs/>
          <w:lang w:val="zh-CN"/>
        </w:rPr>
        <w:instrText xml:space="preserve"> HYPERLINK \l _Toc26178 </w:instrText>
      </w:r>
      <w:r>
        <w:rPr>
          <w:bCs/>
          <w:lang w:val="zh-CN"/>
        </w:rPr>
        <w:fldChar w:fldCharType="separate"/>
      </w:r>
      <w:r>
        <w:rPr>
          <w:rFonts w:hint="eastAsia"/>
          <w:lang w:val="en-US" w:eastAsia="zh-CN"/>
        </w:rPr>
        <w:t xml:space="preserve">第四章 </w:t>
      </w:r>
      <w:r>
        <w:rPr>
          <w:rFonts w:hint="eastAsia"/>
        </w:rPr>
        <w:t>数据库设计</w:t>
      </w:r>
      <w:r>
        <w:tab/>
      </w:r>
      <w:r>
        <w:fldChar w:fldCharType="begin"/>
      </w:r>
      <w:r>
        <w:instrText xml:space="preserve"> PAGEREF _Toc26178 \h </w:instrText>
      </w:r>
      <w:r>
        <w:fldChar w:fldCharType="separate"/>
      </w:r>
      <w:r>
        <w:t>14</w:t>
      </w:r>
      <w:r>
        <w:fldChar w:fldCharType="end"/>
      </w:r>
      <w:r>
        <w:rPr>
          <w:bCs/>
          <w:lang w:val="zh-CN"/>
        </w:rPr>
        <w:fldChar w:fldCharType="end"/>
      </w:r>
    </w:p>
    <w:p w14:paraId="16B8948B">
      <w:pPr>
        <w:pStyle w:val="25"/>
        <w:tabs>
          <w:tab w:val="right" w:leader="dot" w:pos="8845"/>
          <w:tab w:val="clear" w:pos="8789"/>
        </w:tabs>
      </w:pPr>
      <w:r>
        <w:rPr>
          <w:bCs/>
          <w:lang w:val="zh-CN"/>
        </w:rPr>
        <w:fldChar w:fldCharType="begin"/>
      </w:r>
      <w:r>
        <w:rPr>
          <w:bCs/>
          <w:lang w:val="zh-CN"/>
        </w:rPr>
        <w:instrText xml:space="preserve"> HYPERLINK \l _Toc16306 </w:instrText>
      </w:r>
      <w:r>
        <w:rPr>
          <w:bCs/>
          <w:lang w:val="zh-CN"/>
        </w:rPr>
        <w:fldChar w:fldCharType="separate"/>
      </w:r>
      <w:r>
        <w:rPr>
          <w:rFonts w:hint="eastAsia"/>
          <w:lang w:val="en-US" w:eastAsia="zh-CN"/>
        </w:rPr>
        <w:t>4.1</w:t>
      </w:r>
      <w:r>
        <w:rPr>
          <w:rFonts w:hint="eastAsia"/>
        </w:rPr>
        <w:t>系统概念结构设计</w:t>
      </w:r>
      <w:r>
        <w:tab/>
      </w:r>
      <w:r>
        <w:fldChar w:fldCharType="begin"/>
      </w:r>
      <w:r>
        <w:instrText xml:space="preserve"> PAGEREF _Toc16306 \h </w:instrText>
      </w:r>
      <w:r>
        <w:fldChar w:fldCharType="separate"/>
      </w:r>
      <w:r>
        <w:t>14</w:t>
      </w:r>
      <w:r>
        <w:fldChar w:fldCharType="end"/>
      </w:r>
      <w:r>
        <w:rPr>
          <w:bCs/>
          <w:lang w:val="zh-CN"/>
        </w:rPr>
        <w:fldChar w:fldCharType="end"/>
      </w:r>
    </w:p>
    <w:p w14:paraId="0AC2A3C7">
      <w:pPr>
        <w:pStyle w:val="25"/>
        <w:tabs>
          <w:tab w:val="right" w:leader="dot" w:pos="8845"/>
          <w:tab w:val="clear" w:pos="8789"/>
        </w:tabs>
      </w:pPr>
      <w:r>
        <w:rPr>
          <w:bCs/>
          <w:lang w:val="zh-CN"/>
        </w:rPr>
        <w:fldChar w:fldCharType="begin"/>
      </w:r>
      <w:r>
        <w:rPr>
          <w:bCs/>
          <w:lang w:val="zh-CN"/>
        </w:rPr>
        <w:instrText xml:space="preserve"> HYPERLINK \l _Toc9958 </w:instrText>
      </w:r>
      <w:r>
        <w:rPr>
          <w:bCs/>
          <w:lang w:val="zh-CN"/>
        </w:rPr>
        <w:fldChar w:fldCharType="separate"/>
      </w:r>
      <w:r>
        <w:rPr>
          <w:rFonts w:hint="eastAsia"/>
          <w:lang w:val="en-US" w:eastAsia="zh-CN"/>
        </w:rPr>
        <w:t>4.2</w:t>
      </w:r>
      <w:r>
        <w:rPr>
          <w:rFonts w:hint="eastAsia"/>
        </w:rPr>
        <w:t>系统逻辑结构</w:t>
      </w:r>
      <w:r>
        <w:rPr>
          <w:rFonts w:hint="eastAsia"/>
          <w:lang w:val="en-US" w:eastAsia="zh-CN"/>
        </w:rPr>
        <w:t>设计</w:t>
      </w:r>
      <w:r>
        <w:tab/>
      </w:r>
      <w:r>
        <w:fldChar w:fldCharType="begin"/>
      </w:r>
      <w:r>
        <w:instrText xml:space="preserve"> PAGEREF _Toc9958 \h </w:instrText>
      </w:r>
      <w:r>
        <w:fldChar w:fldCharType="separate"/>
      </w:r>
      <w:r>
        <w:t>14</w:t>
      </w:r>
      <w:r>
        <w:fldChar w:fldCharType="end"/>
      </w:r>
      <w:r>
        <w:rPr>
          <w:bCs/>
          <w:lang w:val="zh-CN"/>
        </w:rPr>
        <w:fldChar w:fldCharType="end"/>
      </w:r>
    </w:p>
    <w:p w14:paraId="5304FA9F">
      <w:pPr>
        <w:pStyle w:val="25"/>
        <w:tabs>
          <w:tab w:val="right" w:leader="dot" w:pos="8845"/>
          <w:tab w:val="clear" w:pos="8789"/>
        </w:tabs>
      </w:pPr>
      <w:r>
        <w:rPr>
          <w:bCs/>
          <w:lang w:val="zh-CN"/>
        </w:rPr>
        <w:fldChar w:fldCharType="begin"/>
      </w:r>
      <w:r>
        <w:rPr>
          <w:bCs/>
          <w:lang w:val="zh-CN"/>
        </w:rPr>
        <w:instrText xml:space="preserve"> HYPERLINK \l _Toc1903 </w:instrText>
      </w:r>
      <w:r>
        <w:rPr>
          <w:bCs/>
          <w:lang w:val="zh-CN"/>
        </w:rPr>
        <w:fldChar w:fldCharType="separate"/>
      </w:r>
      <w:r>
        <w:rPr>
          <w:rFonts w:hint="eastAsia"/>
          <w:lang w:val="en-US" w:eastAsia="zh-CN"/>
        </w:rPr>
        <w:t>4.3</w:t>
      </w:r>
      <w:r>
        <w:rPr>
          <w:rFonts w:hint="eastAsia"/>
        </w:rPr>
        <w:t>数据库实施</w:t>
      </w:r>
      <w:r>
        <w:tab/>
      </w:r>
      <w:r>
        <w:fldChar w:fldCharType="begin"/>
      </w:r>
      <w:r>
        <w:instrText xml:space="preserve"> PAGEREF _Toc1903 \h </w:instrText>
      </w:r>
      <w:r>
        <w:fldChar w:fldCharType="separate"/>
      </w:r>
      <w:r>
        <w:t>14</w:t>
      </w:r>
      <w:r>
        <w:fldChar w:fldCharType="end"/>
      </w:r>
      <w:r>
        <w:rPr>
          <w:bCs/>
          <w:lang w:val="zh-CN"/>
        </w:rPr>
        <w:fldChar w:fldCharType="end"/>
      </w:r>
    </w:p>
    <w:p w14:paraId="20CC3A5E">
      <w:pPr>
        <w:pStyle w:val="14"/>
        <w:tabs>
          <w:tab w:val="right" w:leader="dot" w:pos="8845"/>
          <w:tab w:val="clear" w:pos="8789"/>
        </w:tabs>
      </w:pPr>
      <w:r>
        <w:rPr>
          <w:bCs/>
          <w:lang w:val="zh-CN"/>
        </w:rPr>
        <w:fldChar w:fldCharType="begin"/>
      </w:r>
      <w:r>
        <w:rPr>
          <w:bCs/>
          <w:lang w:val="zh-CN"/>
        </w:rPr>
        <w:instrText xml:space="preserve"> HYPERLINK \l _Toc4444 </w:instrText>
      </w:r>
      <w:r>
        <w:rPr>
          <w:bCs/>
          <w:lang w:val="zh-CN"/>
        </w:rPr>
        <w:fldChar w:fldCharType="separate"/>
      </w:r>
      <w:r>
        <w:rPr>
          <w:rFonts w:hint="eastAsia"/>
          <w:lang w:val="en-US" w:eastAsia="zh-CN"/>
        </w:rPr>
        <w:t>4.3.1</w:t>
      </w:r>
      <w:r>
        <w:rPr>
          <w:rFonts w:hint="eastAsia"/>
        </w:rPr>
        <w:t>创建数据库</w:t>
      </w:r>
      <w:r>
        <w:tab/>
      </w:r>
      <w:r>
        <w:fldChar w:fldCharType="begin"/>
      </w:r>
      <w:r>
        <w:instrText xml:space="preserve"> PAGEREF _Toc4444 \h </w:instrText>
      </w:r>
      <w:r>
        <w:fldChar w:fldCharType="separate"/>
      </w:r>
      <w:r>
        <w:t>14</w:t>
      </w:r>
      <w:r>
        <w:fldChar w:fldCharType="end"/>
      </w:r>
      <w:r>
        <w:rPr>
          <w:bCs/>
          <w:lang w:val="zh-CN"/>
        </w:rPr>
        <w:fldChar w:fldCharType="end"/>
      </w:r>
    </w:p>
    <w:p w14:paraId="27175062">
      <w:pPr>
        <w:pStyle w:val="14"/>
        <w:tabs>
          <w:tab w:val="right" w:leader="dot" w:pos="8845"/>
          <w:tab w:val="clear" w:pos="8789"/>
        </w:tabs>
      </w:pPr>
      <w:r>
        <w:rPr>
          <w:bCs/>
          <w:lang w:val="zh-CN"/>
        </w:rPr>
        <w:fldChar w:fldCharType="begin"/>
      </w:r>
      <w:r>
        <w:rPr>
          <w:bCs/>
          <w:lang w:val="zh-CN"/>
        </w:rPr>
        <w:instrText xml:space="preserve"> HYPERLINK \l _Toc26412 </w:instrText>
      </w:r>
      <w:r>
        <w:rPr>
          <w:bCs/>
          <w:lang w:val="zh-CN"/>
        </w:rPr>
        <w:fldChar w:fldCharType="separate"/>
      </w:r>
      <w:r>
        <w:rPr>
          <w:rFonts w:hint="eastAsia"/>
          <w:lang w:val="en-US" w:eastAsia="zh-CN"/>
        </w:rPr>
        <w:t>4.3.2</w:t>
      </w:r>
      <w:r>
        <w:rPr>
          <w:rFonts w:hint="eastAsia"/>
        </w:rPr>
        <w:t>创建数据库表</w:t>
      </w:r>
      <w:r>
        <w:tab/>
      </w:r>
      <w:r>
        <w:fldChar w:fldCharType="begin"/>
      </w:r>
      <w:r>
        <w:instrText xml:space="preserve"> PAGEREF _Toc26412 \h </w:instrText>
      </w:r>
      <w:r>
        <w:fldChar w:fldCharType="separate"/>
      </w:r>
      <w:r>
        <w:t>15</w:t>
      </w:r>
      <w:r>
        <w:fldChar w:fldCharType="end"/>
      </w:r>
      <w:r>
        <w:rPr>
          <w:bCs/>
          <w:lang w:val="zh-CN"/>
        </w:rPr>
        <w:fldChar w:fldCharType="end"/>
      </w:r>
    </w:p>
    <w:p w14:paraId="46523F3E">
      <w:pPr>
        <w:pStyle w:val="14"/>
        <w:tabs>
          <w:tab w:val="right" w:leader="dot" w:pos="8845"/>
          <w:tab w:val="clear" w:pos="8789"/>
        </w:tabs>
      </w:pPr>
      <w:r>
        <w:rPr>
          <w:bCs/>
          <w:lang w:val="zh-CN"/>
        </w:rPr>
        <w:fldChar w:fldCharType="begin"/>
      </w:r>
      <w:r>
        <w:rPr>
          <w:bCs/>
          <w:lang w:val="zh-CN"/>
        </w:rPr>
        <w:instrText xml:space="preserve"> HYPERLINK \l _Toc26722 </w:instrText>
      </w:r>
      <w:r>
        <w:rPr>
          <w:bCs/>
          <w:lang w:val="zh-CN"/>
        </w:rPr>
        <w:fldChar w:fldCharType="separate"/>
      </w:r>
      <w:r>
        <w:rPr>
          <w:rFonts w:hint="eastAsia"/>
          <w:lang w:val="en-US" w:eastAsia="zh-CN"/>
        </w:rPr>
        <w:t>4.3.3</w:t>
      </w:r>
      <w:r>
        <w:rPr>
          <w:rFonts w:hint="eastAsia"/>
        </w:rPr>
        <w:t>创建索引</w:t>
      </w:r>
      <w:r>
        <w:tab/>
      </w:r>
      <w:r>
        <w:fldChar w:fldCharType="begin"/>
      </w:r>
      <w:r>
        <w:instrText xml:space="preserve"> PAGEREF _Toc26722 \h </w:instrText>
      </w:r>
      <w:r>
        <w:fldChar w:fldCharType="separate"/>
      </w:r>
      <w:r>
        <w:t>16</w:t>
      </w:r>
      <w:r>
        <w:fldChar w:fldCharType="end"/>
      </w:r>
      <w:r>
        <w:rPr>
          <w:bCs/>
          <w:lang w:val="zh-CN"/>
        </w:rPr>
        <w:fldChar w:fldCharType="end"/>
      </w:r>
    </w:p>
    <w:p w14:paraId="336E06B1">
      <w:pPr>
        <w:pStyle w:val="14"/>
        <w:tabs>
          <w:tab w:val="right" w:leader="dot" w:pos="8845"/>
          <w:tab w:val="clear" w:pos="8789"/>
        </w:tabs>
      </w:pPr>
      <w:r>
        <w:rPr>
          <w:bCs/>
          <w:lang w:val="zh-CN"/>
        </w:rPr>
        <w:fldChar w:fldCharType="begin"/>
      </w:r>
      <w:r>
        <w:rPr>
          <w:bCs/>
          <w:lang w:val="zh-CN"/>
        </w:rPr>
        <w:instrText xml:space="preserve"> HYPERLINK \l _Toc1151 </w:instrText>
      </w:r>
      <w:r>
        <w:rPr>
          <w:bCs/>
          <w:lang w:val="zh-CN"/>
        </w:rPr>
        <w:fldChar w:fldCharType="separate"/>
      </w:r>
      <w:r>
        <w:rPr>
          <w:rFonts w:hint="eastAsia"/>
          <w:lang w:val="en-US" w:eastAsia="zh-CN"/>
        </w:rPr>
        <w:t>4.3.4</w:t>
      </w:r>
      <w:r>
        <w:rPr>
          <w:rFonts w:hint="eastAsia"/>
        </w:rPr>
        <w:t>创建存储过程</w:t>
      </w:r>
      <w:r>
        <w:tab/>
      </w:r>
      <w:r>
        <w:fldChar w:fldCharType="begin"/>
      </w:r>
      <w:r>
        <w:instrText xml:space="preserve"> PAGEREF _Toc1151 \h </w:instrText>
      </w:r>
      <w:r>
        <w:fldChar w:fldCharType="separate"/>
      </w:r>
      <w:r>
        <w:t>16</w:t>
      </w:r>
      <w:r>
        <w:fldChar w:fldCharType="end"/>
      </w:r>
      <w:r>
        <w:rPr>
          <w:bCs/>
          <w:lang w:val="zh-CN"/>
        </w:rPr>
        <w:fldChar w:fldCharType="end"/>
      </w:r>
    </w:p>
    <w:p w14:paraId="6209995B">
      <w:pPr>
        <w:pStyle w:val="14"/>
        <w:tabs>
          <w:tab w:val="right" w:leader="dot" w:pos="8845"/>
          <w:tab w:val="clear" w:pos="8789"/>
        </w:tabs>
      </w:pPr>
      <w:r>
        <w:rPr>
          <w:bCs/>
          <w:lang w:val="zh-CN"/>
        </w:rPr>
        <w:fldChar w:fldCharType="begin"/>
      </w:r>
      <w:r>
        <w:rPr>
          <w:bCs/>
          <w:lang w:val="zh-CN"/>
        </w:rPr>
        <w:instrText xml:space="preserve"> HYPERLINK \l _Toc6623 </w:instrText>
      </w:r>
      <w:r>
        <w:rPr>
          <w:bCs/>
          <w:lang w:val="zh-CN"/>
        </w:rPr>
        <w:fldChar w:fldCharType="separate"/>
      </w:r>
      <w:r>
        <w:rPr>
          <w:rFonts w:hint="eastAsia"/>
          <w:lang w:val="en-US" w:eastAsia="zh-CN"/>
        </w:rPr>
        <w:t>4.3.5</w:t>
      </w:r>
      <w:r>
        <w:rPr>
          <w:rFonts w:hint="eastAsia"/>
        </w:rPr>
        <w:t>创建触发器</w:t>
      </w:r>
      <w:r>
        <w:tab/>
      </w:r>
      <w:r>
        <w:fldChar w:fldCharType="begin"/>
      </w:r>
      <w:r>
        <w:instrText xml:space="preserve"> PAGEREF _Toc6623 \h </w:instrText>
      </w:r>
      <w:r>
        <w:fldChar w:fldCharType="separate"/>
      </w:r>
      <w:r>
        <w:t>17</w:t>
      </w:r>
      <w:r>
        <w:fldChar w:fldCharType="end"/>
      </w:r>
      <w:r>
        <w:rPr>
          <w:bCs/>
          <w:lang w:val="zh-CN"/>
        </w:rPr>
        <w:fldChar w:fldCharType="end"/>
      </w:r>
    </w:p>
    <w:p w14:paraId="3A2CE5ED">
      <w:pPr>
        <w:pStyle w:val="21"/>
        <w:tabs>
          <w:tab w:val="right" w:leader="dot" w:pos="8845"/>
          <w:tab w:val="clear" w:pos="8789"/>
        </w:tabs>
      </w:pPr>
      <w:r>
        <w:rPr>
          <w:bCs/>
          <w:lang w:val="zh-CN"/>
        </w:rPr>
        <w:fldChar w:fldCharType="begin"/>
      </w:r>
      <w:r>
        <w:rPr>
          <w:bCs/>
          <w:lang w:val="zh-CN"/>
        </w:rPr>
        <w:instrText xml:space="preserve"> HYPERLINK \l _Toc455 </w:instrText>
      </w:r>
      <w:r>
        <w:rPr>
          <w:bCs/>
          <w:lang w:val="zh-CN"/>
        </w:rPr>
        <w:fldChar w:fldCharType="separate"/>
      </w:r>
      <w:r>
        <w:rPr>
          <w:rFonts w:hint="eastAsia"/>
          <w:lang w:val="en-US" w:eastAsia="zh-CN"/>
        </w:rPr>
        <w:t xml:space="preserve">第五章 </w:t>
      </w:r>
      <w:r>
        <w:rPr>
          <w:rFonts w:hint="eastAsia"/>
        </w:rPr>
        <w:t>前台设计</w:t>
      </w:r>
      <w:r>
        <w:rPr>
          <w:rFonts w:hint="eastAsia"/>
          <w:lang w:val="en-US" w:eastAsia="zh-CN"/>
        </w:rPr>
        <w:t>及</w:t>
      </w:r>
      <w:r>
        <w:rPr>
          <w:rFonts w:hint="eastAsia"/>
        </w:rPr>
        <w:t>功能实现</w:t>
      </w:r>
      <w:r>
        <w:tab/>
      </w:r>
      <w:r>
        <w:fldChar w:fldCharType="begin"/>
      </w:r>
      <w:r>
        <w:instrText xml:space="preserve"> PAGEREF _Toc455 \h </w:instrText>
      </w:r>
      <w:r>
        <w:fldChar w:fldCharType="separate"/>
      </w:r>
      <w:r>
        <w:t>18</w:t>
      </w:r>
      <w:r>
        <w:fldChar w:fldCharType="end"/>
      </w:r>
      <w:r>
        <w:rPr>
          <w:bCs/>
          <w:lang w:val="zh-CN"/>
        </w:rPr>
        <w:fldChar w:fldCharType="end"/>
      </w:r>
    </w:p>
    <w:p w14:paraId="0752B688">
      <w:pPr>
        <w:pStyle w:val="25"/>
        <w:tabs>
          <w:tab w:val="right" w:leader="dot" w:pos="8845"/>
          <w:tab w:val="clear" w:pos="8789"/>
        </w:tabs>
      </w:pPr>
      <w:r>
        <w:rPr>
          <w:bCs/>
          <w:lang w:val="zh-CN"/>
        </w:rPr>
        <w:fldChar w:fldCharType="begin"/>
      </w:r>
      <w:r>
        <w:rPr>
          <w:bCs/>
          <w:lang w:val="zh-CN"/>
        </w:rPr>
        <w:instrText xml:space="preserve"> HYPERLINK \l _Toc25186 </w:instrText>
      </w:r>
      <w:r>
        <w:rPr>
          <w:bCs/>
          <w:lang w:val="zh-CN"/>
        </w:rPr>
        <w:fldChar w:fldCharType="separate"/>
      </w:r>
      <w:r>
        <w:rPr>
          <w:rFonts w:hint="eastAsia"/>
          <w:lang w:val="en-US" w:eastAsia="zh-CN"/>
        </w:rPr>
        <w:t>5.1</w:t>
      </w:r>
      <w:r>
        <w:rPr>
          <w:rFonts w:hint="eastAsia"/>
        </w:rPr>
        <w:t>前台设计</w:t>
      </w:r>
      <w:r>
        <w:tab/>
      </w:r>
      <w:r>
        <w:fldChar w:fldCharType="begin"/>
      </w:r>
      <w:r>
        <w:instrText xml:space="preserve"> PAGEREF _Toc25186 \h </w:instrText>
      </w:r>
      <w:r>
        <w:fldChar w:fldCharType="separate"/>
      </w:r>
      <w:r>
        <w:t>18</w:t>
      </w:r>
      <w:r>
        <w:fldChar w:fldCharType="end"/>
      </w:r>
      <w:r>
        <w:rPr>
          <w:bCs/>
          <w:lang w:val="zh-CN"/>
        </w:rPr>
        <w:fldChar w:fldCharType="end"/>
      </w:r>
    </w:p>
    <w:p w14:paraId="348B5AD3">
      <w:pPr>
        <w:pStyle w:val="14"/>
        <w:tabs>
          <w:tab w:val="right" w:leader="dot" w:pos="8845"/>
          <w:tab w:val="clear" w:pos="8789"/>
        </w:tabs>
      </w:pPr>
      <w:r>
        <w:rPr>
          <w:bCs/>
          <w:lang w:val="zh-CN"/>
        </w:rPr>
        <w:fldChar w:fldCharType="begin"/>
      </w:r>
      <w:r>
        <w:rPr>
          <w:bCs/>
          <w:lang w:val="zh-CN"/>
        </w:rPr>
        <w:instrText xml:space="preserve"> HYPERLINK \l _Toc1606 </w:instrText>
      </w:r>
      <w:r>
        <w:rPr>
          <w:bCs/>
          <w:lang w:val="zh-CN"/>
        </w:rPr>
        <w:fldChar w:fldCharType="separate"/>
      </w:r>
      <w:r>
        <w:rPr>
          <w:rFonts w:hint="eastAsia"/>
          <w:lang w:val="en-US" w:eastAsia="zh-CN"/>
        </w:rPr>
        <w:t>5.1.1登录页面</w:t>
      </w:r>
      <w:r>
        <w:tab/>
      </w:r>
      <w:r>
        <w:fldChar w:fldCharType="begin"/>
      </w:r>
      <w:r>
        <w:instrText xml:space="preserve"> PAGEREF _Toc1606 \h </w:instrText>
      </w:r>
      <w:r>
        <w:fldChar w:fldCharType="separate"/>
      </w:r>
      <w:r>
        <w:t>18</w:t>
      </w:r>
      <w:r>
        <w:fldChar w:fldCharType="end"/>
      </w:r>
      <w:r>
        <w:rPr>
          <w:bCs/>
          <w:lang w:val="zh-CN"/>
        </w:rPr>
        <w:fldChar w:fldCharType="end"/>
      </w:r>
    </w:p>
    <w:p w14:paraId="24BF589C">
      <w:pPr>
        <w:pStyle w:val="14"/>
        <w:tabs>
          <w:tab w:val="right" w:leader="dot" w:pos="8845"/>
          <w:tab w:val="clear" w:pos="8789"/>
        </w:tabs>
      </w:pPr>
      <w:r>
        <w:rPr>
          <w:bCs/>
          <w:lang w:val="zh-CN"/>
        </w:rPr>
        <w:fldChar w:fldCharType="begin"/>
      </w:r>
      <w:r>
        <w:rPr>
          <w:bCs/>
          <w:lang w:val="zh-CN"/>
        </w:rPr>
        <w:instrText xml:space="preserve"> HYPERLINK \l _Toc23919 </w:instrText>
      </w:r>
      <w:r>
        <w:rPr>
          <w:bCs/>
          <w:lang w:val="zh-CN"/>
        </w:rPr>
        <w:fldChar w:fldCharType="separate"/>
      </w:r>
      <w:r>
        <w:rPr>
          <w:rFonts w:hint="eastAsia"/>
          <w:lang w:val="en-US" w:eastAsia="zh-CN"/>
        </w:rPr>
        <w:t>5.1.2住房管理子系统</w:t>
      </w:r>
      <w:r>
        <w:tab/>
      </w:r>
      <w:r>
        <w:fldChar w:fldCharType="begin"/>
      </w:r>
      <w:r>
        <w:instrText xml:space="preserve"> PAGEREF _Toc23919 \h </w:instrText>
      </w:r>
      <w:r>
        <w:fldChar w:fldCharType="separate"/>
      </w:r>
      <w:r>
        <w:t>18</w:t>
      </w:r>
      <w:r>
        <w:fldChar w:fldCharType="end"/>
      </w:r>
      <w:r>
        <w:rPr>
          <w:bCs/>
          <w:lang w:val="zh-CN"/>
        </w:rPr>
        <w:fldChar w:fldCharType="end"/>
      </w:r>
    </w:p>
    <w:p w14:paraId="68BB5252">
      <w:pPr>
        <w:pStyle w:val="14"/>
        <w:tabs>
          <w:tab w:val="right" w:leader="dot" w:pos="8845"/>
          <w:tab w:val="clear" w:pos="8789"/>
        </w:tabs>
      </w:pPr>
      <w:r>
        <w:rPr>
          <w:bCs/>
          <w:lang w:val="zh-CN"/>
        </w:rPr>
        <w:fldChar w:fldCharType="begin"/>
      </w:r>
      <w:r>
        <w:rPr>
          <w:bCs/>
          <w:lang w:val="zh-CN"/>
        </w:rPr>
        <w:instrText xml:space="preserve"> HYPERLINK \l _Toc5032 </w:instrText>
      </w:r>
      <w:r>
        <w:rPr>
          <w:bCs/>
          <w:lang w:val="zh-CN"/>
        </w:rPr>
        <w:fldChar w:fldCharType="separate"/>
      </w:r>
      <w:r>
        <w:rPr>
          <w:rFonts w:hint="eastAsia"/>
          <w:lang w:val="en-US" w:eastAsia="zh-CN"/>
        </w:rPr>
        <w:t>5.1.3餐饮管理子系统</w:t>
      </w:r>
      <w:r>
        <w:tab/>
      </w:r>
      <w:r>
        <w:fldChar w:fldCharType="begin"/>
      </w:r>
      <w:r>
        <w:instrText xml:space="preserve"> PAGEREF _Toc5032 \h </w:instrText>
      </w:r>
      <w:r>
        <w:fldChar w:fldCharType="separate"/>
      </w:r>
      <w:r>
        <w:t>19</w:t>
      </w:r>
      <w:r>
        <w:fldChar w:fldCharType="end"/>
      </w:r>
      <w:r>
        <w:rPr>
          <w:bCs/>
          <w:lang w:val="zh-CN"/>
        </w:rPr>
        <w:fldChar w:fldCharType="end"/>
      </w:r>
    </w:p>
    <w:p w14:paraId="1B14421F">
      <w:pPr>
        <w:pStyle w:val="14"/>
        <w:tabs>
          <w:tab w:val="right" w:leader="dot" w:pos="8845"/>
          <w:tab w:val="clear" w:pos="8789"/>
        </w:tabs>
      </w:pPr>
      <w:r>
        <w:rPr>
          <w:bCs/>
          <w:lang w:val="zh-CN"/>
        </w:rPr>
        <w:fldChar w:fldCharType="begin"/>
      </w:r>
      <w:r>
        <w:rPr>
          <w:bCs/>
          <w:lang w:val="zh-CN"/>
        </w:rPr>
        <w:instrText xml:space="preserve"> HYPERLINK \l _Toc29004 </w:instrText>
      </w:r>
      <w:r>
        <w:rPr>
          <w:bCs/>
          <w:lang w:val="zh-CN"/>
        </w:rPr>
        <w:fldChar w:fldCharType="separate"/>
      </w:r>
      <w:r>
        <w:rPr>
          <w:rFonts w:hint="eastAsia"/>
          <w:lang w:val="en-US" w:eastAsia="zh-CN"/>
        </w:rPr>
        <w:t>5.1.4财务管理子系统</w:t>
      </w:r>
      <w:r>
        <w:tab/>
      </w:r>
      <w:r>
        <w:fldChar w:fldCharType="begin"/>
      </w:r>
      <w:r>
        <w:instrText xml:space="preserve"> PAGEREF _Toc29004 \h </w:instrText>
      </w:r>
      <w:r>
        <w:fldChar w:fldCharType="separate"/>
      </w:r>
      <w:r>
        <w:t>21</w:t>
      </w:r>
      <w:r>
        <w:fldChar w:fldCharType="end"/>
      </w:r>
      <w:r>
        <w:rPr>
          <w:bCs/>
          <w:lang w:val="zh-CN"/>
        </w:rPr>
        <w:fldChar w:fldCharType="end"/>
      </w:r>
    </w:p>
    <w:p w14:paraId="6302717C">
      <w:pPr>
        <w:pStyle w:val="14"/>
        <w:tabs>
          <w:tab w:val="right" w:leader="dot" w:pos="8845"/>
          <w:tab w:val="clear" w:pos="8789"/>
        </w:tabs>
      </w:pPr>
      <w:r>
        <w:rPr>
          <w:bCs/>
          <w:lang w:val="zh-CN"/>
        </w:rPr>
        <w:fldChar w:fldCharType="begin"/>
      </w:r>
      <w:r>
        <w:rPr>
          <w:bCs/>
          <w:lang w:val="zh-CN"/>
        </w:rPr>
        <w:instrText xml:space="preserve"> HYPERLINK \l _Toc32039 </w:instrText>
      </w:r>
      <w:r>
        <w:rPr>
          <w:bCs/>
          <w:lang w:val="zh-CN"/>
        </w:rPr>
        <w:fldChar w:fldCharType="separate"/>
      </w:r>
      <w:r>
        <w:rPr>
          <w:rFonts w:hint="eastAsia"/>
          <w:lang w:val="en-US" w:eastAsia="zh-CN"/>
        </w:rPr>
        <w:t>5.1.5库存管理子系统</w:t>
      </w:r>
      <w:r>
        <w:tab/>
      </w:r>
      <w:r>
        <w:fldChar w:fldCharType="begin"/>
      </w:r>
      <w:r>
        <w:instrText xml:space="preserve"> PAGEREF _Toc32039 \h </w:instrText>
      </w:r>
      <w:r>
        <w:fldChar w:fldCharType="separate"/>
      </w:r>
      <w:r>
        <w:t>22</w:t>
      </w:r>
      <w:r>
        <w:fldChar w:fldCharType="end"/>
      </w:r>
      <w:r>
        <w:rPr>
          <w:bCs/>
          <w:lang w:val="zh-CN"/>
        </w:rPr>
        <w:fldChar w:fldCharType="end"/>
      </w:r>
    </w:p>
    <w:p w14:paraId="4D0C3540">
      <w:pPr>
        <w:pStyle w:val="14"/>
        <w:tabs>
          <w:tab w:val="right" w:leader="dot" w:pos="8845"/>
          <w:tab w:val="clear" w:pos="8789"/>
        </w:tabs>
      </w:pPr>
      <w:r>
        <w:rPr>
          <w:bCs/>
          <w:lang w:val="zh-CN"/>
        </w:rPr>
        <w:fldChar w:fldCharType="begin"/>
      </w:r>
      <w:r>
        <w:rPr>
          <w:bCs/>
          <w:lang w:val="zh-CN"/>
        </w:rPr>
        <w:instrText xml:space="preserve"> HYPERLINK \l _Toc14898 </w:instrText>
      </w:r>
      <w:r>
        <w:rPr>
          <w:bCs/>
          <w:lang w:val="zh-CN"/>
        </w:rPr>
        <w:fldChar w:fldCharType="separate"/>
      </w:r>
      <w:r>
        <w:rPr>
          <w:rFonts w:hint="eastAsia"/>
          <w:lang w:val="en-US" w:eastAsia="zh-CN"/>
        </w:rPr>
        <w:t>5.1.6总经理页面</w:t>
      </w:r>
      <w:r>
        <w:tab/>
      </w:r>
      <w:r>
        <w:fldChar w:fldCharType="begin"/>
      </w:r>
      <w:r>
        <w:instrText xml:space="preserve"> PAGEREF _Toc14898 \h </w:instrText>
      </w:r>
      <w:r>
        <w:fldChar w:fldCharType="separate"/>
      </w:r>
      <w:r>
        <w:t>22</w:t>
      </w:r>
      <w:r>
        <w:fldChar w:fldCharType="end"/>
      </w:r>
      <w:r>
        <w:rPr>
          <w:bCs/>
          <w:lang w:val="zh-CN"/>
        </w:rPr>
        <w:fldChar w:fldCharType="end"/>
      </w:r>
    </w:p>
    <w:p w14:paraId="51E8D4C7">
      <w:pPr>
        <w:pStyle w:val="14"/>
        <w:tabs>
          <w:tab w:val="right" w:leader="dot" w:pos="8845"/>
          <w:tab w:val="clear" w:pos="8789"/>
        </w:tabs>
      </w:pPr>
      <w:r>
        <w:rPr>
          <w:bCs/>
          <w:lang w:val="zh-CN"/>
        </w:rPr>
        <w:fldChar w:fldCharType="begin"/>
      </w:r>
      <w:r>
        <w:rPr>
          <w:bCs/>
          <w:lang w:val="zh-CN"/>
        </w:rPr>
        <w:instrText xml:space="preserve"> HYPERLINK \l _Toc13422 </w:instrText>
      </w:r>
      <w:r>
        <w:rPr>
          <w:bCs/>
          <w:lang w:val="zh-CN"/>
        </w:rPr>
        <w:fldChar w:fldCharType="separate"/>
      </w:r>
      <w:r>
        <w:rPr>
          <w:rFonts w:hint="eastAsia"/>
          <w:lang w:val="en-US" w:eastAsia="zh-CN"/>
        </w:rPr>
        <w:t>5.1.7后台管理员页面</w:t>
      </w:r>
      <w:r>
        <w:tab/>
      </w:r>
      <w:r>
        <w:fldChar w:fldCharType="begin"/>
      </w:r>
      <w:r>
        <w:instrText xml:space="preserve"> PAGEREF _Toc13422 \h </w:instrText>
      </w:r>
      <w:r>
        <w:fldChar w:fldCharType="separate"/>
      </w:r>
      <w:r>
        <w:t>22</w:t>
      </w:r>
      <w:r>
        <w:fldChar w:fldCharType="end"/>
      </w:r>
      <w:r>
        <w:rPr>
          <w:bCs/>
          <w:lang w:val="zh-CN"/>
        </w:rPr>
        <w:fldChar w:fldCharType="end"/>
      </w:r>
    </w:p>
    <w:p w14:paraId="2BC2610E">
      <w:pPr>
        <w:pStyle w:val="25"/>
        <w:tabs>
          <w:tab w:val="right" w:leader="dot" w:pos="8845"/>
          <w:tab w:val="clear" w:pos="8789"/>
        </w:tabs>
      </w:pPr>
      <w:r>
        <w:rPr>
          <w:bCs/>
          <w:lang w:val="zh-CN"/>
        </w:rPr>
        <w:fldChar w:fldCharType="begin"/>
      </w:r>
      <w:r>
        <w:rPr>
          <w:bCs/>
          <w:lang w:val="zh-CN"/>
        </w:rPr>
        <w:instrText xml:space="preserve"> HYPERLINK \l _Toc30734 </w:instrText>
      </w:r>
      <w:r>
        <w:rPr>
          <w:bCs/>
          <w:lang w:val="zh-CN"/>
        </w:rPr>
        <w:fldChar w:fldCharType="separate"/>
      </w:r>
      <w:r>
        <w:rPr>
          <w:rFonts w:hint="eastAsia"/>
          <w:lang w:val="en-US" w:eastAsia="zh-CN"/>
        </w:rPr>
        <w:t>5.2</w:t>
      </w:r>
      <w:r>
        <w:rPr>
          <w:rFonts w:hint="eastAsia"/>
        </w:rPr>
        <w:t>前后台连接</w:t>
      </w:r>
      <w:r>
        <w:tab/>
      </w:r>
      <w:r>
        <w:fldChar w:fldCharType="begin"/>
      </w:r>
      <w:r>
        <w:instrText xml:space="preserve"> PAGEREF _Toc30734 \h </w:instrText>
      </w:r>
      <w:r>
        <w:fldChar w:fldCharType="separate"/>
      </w:r>
      <w:r>
        <w:t>23</w:t>
      </w:r>
      <w:r>
        <w:fldChar w:fldCharType="end"/>
      </w:r>
      <w:r>
        <w:rPr>
          <w:bCs/>
          <w:lang w:val="zh-CN"/>
        </w:rPr>
        <w:fldChar w:fldCharType="end"/>
      </w:r>
    </w:p>
    <w:p w14:paraId="69D5D047">
      <w:pPr>
        <w:pStyle w:val="25"/>
        <w:tabs>
          <w:tab w:val="right" w:leader="dot" w:pos="8845"/>
          <w:tab w:val="clear" w:pos="8789"/>
        </w:tabs>
      </w:pPr>
      <w:r>
        <w:rPr>
          <w:bCs/>
          <w:lang w:val="zh-CN"/>
        </w:rPr>
        <w:fldChar w:fldCharType="begin"/>
      </w:r>
      <w:r>
        <w:rPr>
          <w:bCs/>
          <w:lang w:val="zh-CN"/>
        </w:rPr>
        <w:instrText xml:space="preserve"> HYPERLINK \l _Toc740 </w:instrText>
      </w:r>
      <w:r>
        <w:rPr>
          <w:bCs/>
          <w:lang w:val="zh-CN"/>
        </w:rPr>
        <w:fldChar w:fldCharType="separate"/>
      </w:r>
      <w:r>
        <w:rPr>
          <w:rFonts w:hint="eastAsia"/>
          <w:lang w:val="en-US" w:eastAsia="zh-CN"/>
        </w:rPr>
        <w:t>5.3</w:t>
      </w:r>
      <w:r>
        <w:t>功能实现及截图展示 </w:t>
      </w:r>
      <w:r>
        <w:tab/>
      </w:r>
      <w:r>
        <w:fldChar w:fldCharType="begin"/>
      </w:r>
      <w:r>
        <w:instrText xml:space="preserve"> PAGEREF _Toc740 \h </w:instrText>
      </w:r>
      <w:r>
        <w:fldChar w:fldCharType="separate"/>
      </w:r>
      <w:r>
        <w:t>24</w:t>
      </w:r>
      <w:r>
        <w:fldChar w:fldCharType="end"/>
      </w:r>
      <w:r>
        <w:rPr>
          <w:bCs/>
          <w:lang w:val="zh-CN"/>
        </w:rPr>
        <w:fldChar w:fldCharType="end"/>
      </w:r>
    </w:p>
    <w:p w14:paraId="5D2981ED">
      <w:pPr>
        <w:pStyle w:val="14"/>
        <w:tabs>
          <w:tab w:val="right" w:leader="dot" w:pos="8845"/>
          <w:tab w:val="clear" w:pos="8789"/>
        </w:tabs>
      </w:pPr>
      <w:r>
        <w:rPr>
          <w:bCs/>
          <w:lang w:val="zh-CN"/>
        </w:rPr>
        <w:fldChar w:fldCharType="begin"/>
      </w:r>
      <w:r>
        <w:rPr>
          <w:bCs/>
          <w:lang w:val="zh-CN"/>
        </w:rPr>
        <w:instrText xml:space="preserve"> HYPERLINK \l _Toc23346 </w:instrText>
      </w:r>
      <w:r>
        <w:rPr>
          <w:bCs/>
          <w:lang w:val="zh-CN"/>
        </w:rPr>
        <w:fldChar w:fldCharType="separate"/>
      </w:r>
      <w:r>
        <w:rPr>
          <w:rFonts w:hint="eastAsia"/>
          <w:lang w:val="en-US" w:eastAsia="zh-CN"/>
        </w:rPr>
        <w:t>5.3.1房间筛选功能</w:t>
      </w:r>
      <w:r>
        <w:tab/>
      </w:r>
      <w:r>
        <w:fldChar w:fldCharType="begin"/>
      </w:r>
      <w:r>
        <w:instrText xml:space="preserve"> PAGEREF _Toc23346 \h </w:instrText>
      </w:r>
      <w:r>
        <w:fldChar w:fldCharType="separate"/>
      </w:r>
      <w:r>
        <w:t>24</w:t>
      </w:r>
      <w:r>
        <w:fldChar w:fldCharType="end"/>
      </w:r>
      <w:r>
        <w:rPr>
          <w:bCs/>
          <w:lang w:val="zh-CN"/>
        </w:rPr>
        <w:fldChar w:fldCharType="end"/>
      </w:r>
    </w:p>
    <w:p w14:paraId="72F4B10E">
      <w:pPr>
        <w:pStyle w:val="14"/>
        <w:tabs>
          <w:tab w:val="right" w:leader="dot" w:pos="8845"/>
          <w:tab w:val="clear" w:pos="8789"/>
        </w:tabs>
      </w:pPr>
      <w:r>
        <w:rPr>
          <w:bCs/>
          <w:lang w:val="zh-CN"/>
        </w:rPr>
        <w:fldChar w:fldCharType="begin"/>
      </w:r>
      <w:r>
        <w:rPr>
          <w:bCs/>
          <w:lang w:val="zh-CN"/>
        </w:rPr>
        <w:instrText xml:space="preserve"> HYPERLINK \l _Toc14858 </w:instrText>
      </w:r>
      <w:r>
        <w:rPr>
          <w:bCs/>
          <w:lang w:val="zh-CN"/>
        </w:rPr>
        <w:fldChar w:fldCharType="separate"/>
      </w:r>
      <w:r>
        <w:rPr>
          <w:rFonts w:hint="eastAsia"/>
          <w:lang w:val="en-US" w:eastAsia="zh-CN"/>
        </w:rPr>
        <w:t>5.3.2顾客入住功能</w:t>
      </w:r>
      <w:r>
        <w:tab/>
      </w:r>
      <w:r>
        <w:fldChar w:fldCharType="begin"/>
      </w:r>
      <w:r>
        <w:instrText xml:space="preserve"> PAGEREF _Toc14858 \h </w:instrText>
      </w:r>
      <w:r>
        <w:fldChar w:fldCharType="separate"/>
      </w:r>
      <w:r>
        <w:t>24</w:t>
      </w:r>
      <w:r>
        <w:fldChar w:fldCharType="end"/>
      </w:r>
      <w:r>
        <w:rPr>
          <w:bCs/>
          <w:lang w:val="zh-CN"/>
        </w:rPr>
        <w:fldChar w:fldCharType="end"/>
      </w:r>
    </w:p>
    <w:p w14:paraId="42E14936">
      <w:pPr>
        <w:pStyle w:val="14"/>
        <w:tabs>
          <w:tab w:val="right" w:leader="dot" w:pos="8845"/>
          <w:tab w:val="clear" w:pos="8789"/>
        </w:tabs>
      </w:pPr>
      <w:r>
        <w:rPr>
          <w:bCs/>
          <w:lang w:val="zh-CN"/>
        </w:rPr>
        <w:fldChar w:fldCharType="begin"/>
      </w:r>
      <w:r>
        <w:rPr>
          <w:bCs/>
          <w:lang w:val="zh-CN"/>
        </w:rPr>
        <w:instrText xml:space="preserve"> HYPERLINK \l _Toc12199 </w:instrText>
      </w:r>
      <w:r>
        <w:rPr>
          <w:bCs/>
          <w:lang w:val="zh-CN"/>
        </w:rPr>
        <w:fldChar w:fldCharType="separate"/>
      </w:r>
      <w:r>
        <w:rPr>
          <w:rFonts w:hint="eastAsia"/>
          <w:lang w:val="en-US" w:eastAsia="zh-CN"/>
        </w:rPr>
        <w:t>5.3.3房间编辑功能</w:t>
      </w:r>
      <w:r>
        <w:tab/>
      </w:r>
      <w:r>
        <w:fldChar w:fldCharType="begin"/>
      </w:r>
      <w:r>
        <w:instrText xml:space="preserve"> PAGEREF _Toc12199 \h </w:instrText>
      </w:r>
      <w:r>
        <w:fldChar w:fldCharType="separate"/>
      </w:r>
      <w:r>
        <w:t>25</w:t>
      </w:r>
      <w:r>
        <w:fldChar w:fldCharType="end"/>
      </w:r>
      <w:r>
        <w:rPr>
          <w:bCs/>
          <w:lang w:val="zh-CN"/>
        </w:rPr>
        <w:fldChar w:fldCharType="end"/>
      </w:r>
    </w:p>
    <w:p w14:paraId="5B84936C">
      <w:pPr>
        <w:pStyle w:val="14"/>
        <w:tabs>
          <w:tab w:val="right" w:leader="dot" w:pos="8845"/>
          <w:tab w:val="clear" w:pos="8789"/>
        </w:tabs>
      </w:pPr>
      <w:r>
        <w:rPr>
          <w:bCs/>
          <w:lang w:val="zh-CN"/>
        </w:rPr>
        <w:fldChar w:fldCharType="begin"/>
      </w:r>
      <w:r>
        <w:rPr>
          <w:bCs/>
          <w:lang w:val="zh-CN"/>
        </w:rPr>
        <w:instrText xml:space="preserve"> HYPERLINK \l _Toc31761 </w:instrText>
      </w:r>
      <w:r>
        <w:rPr>
          <w:bCs/>
          <w:lang w:val="zh-CN"/>
        </w:rPr>
        <w:fldChar w:fldCharType="separate"/>
      </w:r>
      <w:r>
        <w:rPr>
          <w:rFonts w:hint="eastAsia"/>
          <w:lang w:val="en-US" w:eastAsia="zh-CN"/>
        </w:rPr>
        <w:t>5.3.4餐桌筛选功能</w:t>
      </w:r>
      <w:r>
        <w:tab/>
      </w:r>
      <w:r>
        <w:fldChar w:fldCharType="begin"/>
      </w:r>
      <w:r>
        <w:instrText xml:space="preserve"> PAGEREF _Toc31761 \h </w:instrText>
      </w:r>
      <w:r>
        <w:fldChar w:fldCharType="separate"/>
      </w:r>
      <w:r>
        <w:t>25</w:t>
      </w:r>
      <w:r>
        <w:fldChar w:fldCharType="end"/>
      </w:r>
      <w:r>
        <w:rPr>
          <w:bCs/>
          <w:lang w:val="zh-CN"/>
        </w:rPr>
        <w:fldChar w:fldCharType="end"/>
      </w:r>
    </w:p>
    <w:p w14:paraId="6DF085F3">
      <w:pPr>
        <w:pStyle w:val="14"/>
        <w:tabs>
          <w:tab w:val="right" w:leader="dot" w:pos="8845"/>
          <w:tab w:val="clear" w:pos="8789"/>
        </w:tabs>
      </w:pPr>
      <w:r>
        <w:rPr>
          <w:bCs/>
          <w:lang w:val="zh-CN"/>
        </w:rPr>
        <w:fldChar w:fldCharType="begin"/>
      </w:r>
      <w:r>
        <w:rPr>
          <w:bCs/>
          <w:lang w:val="zh-CN"/>
        </w:rPr>
        <w:instrText xml:space="preserve"> HYPERLINK \l _Toc9219 </w:instrText>
      </w:r>
      <w:r>
        <w:rPr>
          <w:bCs/>
          <w:lang w:val="zh-CN"/>
        </w:rPr>
        <w:fldChar w:fldCharType="separate"/>
      </w:r>
      <w:r>
        <w:rPr>
          <w:rFonts w:hint="eastAsia"/>
          <w:lang w:val="en-US" w:eastAsia="zh-CN"/>
        </w:rPr>
        <w:t>5.3.5顾客入座功能</w:t>
      </w:r>
      <w:r>
        <w:tab/>
      </w:r>
      <w:r>
        <w:fldChar w:fldCharType="begin"/>
      </w:r>
      <w:r>
        <w:instrText xml:space="preserve"> PAGEREF _Toc9219 \h </w:instrText>
      </w:r>
      <w:r>
        <w:fldChar w:fldCharType="separate"/>
      </w:r>
      <w:r>
        <w:t>26</w:t>
      </w:r>
      <w:r>
        <w:fldChar w:fldCharType="end"/>
      </w:r>
      <w:r>
        <w:rPr>
          <w:bCs/>
          <w:lang w:val="zh-CN"/>
        </w:rPr>
        <w:fldChar w:fldCharType="end"/>
      </w:r>
    </w:p>
    <w:p w14:paraId="78F84619">
      <w:pPr>
        <w:pStyle w:val="14"/>
        <w:tabs>
          <w:tab w:val="right" w:leader="dot" w:pos="8845"/>
          <w:tab w:val="clear" w:pos="8789"/>
        </w:tabs>
      </w:pPr>
      <w:r>
        <w:rPr>
          <w:bCs/>
          <w:lang w:val="zh-CN"/>
        </w:rPr>
        <w:fldChar w:fldCharType="begin"/>
      </w:r>
      <w:r>
        <w:rPr>
          <w:bCs/>
          <w:lang w:val="zh-CN"/>
        </w:rPr>
        <w:instrText xml:space="preserve"> HYPERLINK \l _Toc1489 </w:instrText>
      </w:r>
      <w:r>
        <w:rPr>
          <w:bCs/>
          <w:lang w:val="zh-CN"/>
        </w:rPr>
        <w:fldChar w:fldCharType="separate"/>
      </w:r>
      <w:r>
        <w:rPr>
          <w:rFonts w:hint="eastAsia"/>
          <w:lang w:val="en-US" w:eastAsia="zh-CN"/>
        </w:rPr>
        <w:t>5.3.6点餐功能</w:t>
      </w:r>
      <w:r>
        <w:tab/>
      </w:r>
      <w:r>
        <w:fldChar w:fldCharType="begin"/>
      </w:r>
      <w:r>
        <w:instrText xml:space="preserve"> PAGEREF _Toc1489 \h </w:instrText>
      </w:r>
      <w:r>
        <w:fldChar w:fldCharType="separate"/>
      </w:r>
      <w:r>
        <w:t>26</w:t>
      </w:r>
      <w:r>
        <w:fldChar w:fldCharType="end"/>
      </w:r>
      <w:r>
        <w:rPr>
          <w:bCs/>
          <w:lang w:val="zh-CN"/>
        </w:rPr>
        <w:fldChar w:fldCharType="end"/>
      </w:r>
    </w:p>
    <w:p w14:paraId="41082C24">
      <w:pPr>
        <w:pStyle w:val="14"/>
        <w:tabs>
          <w:tab w:val="right" w:leader="dot" w:pos="8845"/>
          <w:tab w:val="clear" w:pos="8789"/>
        </w:tabs>
      </w:pPr>
      <w:r>
        <w:rPr>
          <w:bCs/>
          <w:lang w:val="zh-CN"/>
        </w:rPr>
        <w:fldChar w:fldCharType="begin"/>
      </w:r>
      <w:r>
        <w:rPr>
          <w:bCs/>
          <w:lang w:val="zh-CN"/>
        </w:rPr>
        <w:instrText xml:space="preserve"> HYPERLINK \l _Toc4073 </w:instrText>
      </w:r>
      <w:r>
        <w:rPr>
          <w:bCs/>
          <w:lang w:val="zh-CN"/>
        </w:rPr>
        <w:fldChar w:fldCharType="separate"/>
      </w:r>
      <w:r>
        <w:rPr>
          <w:rFonts w:hint="eastAsia"/>
          <w:lang w:val="en-US" w:eastAsia="zh-CN"/>
        </w:rPr>
        <w:t>5.3.7结账功能</w:t>
      </w:r>
      <w:r>
        <w:tab/>
      </w:r>
      <w:r>
        <w:fldChar w:fldCharType="begin"/>
      </w:r>
      <w:r>
        <w:instrText xml:space="preserve"> PAGEREF _Toc4073 \h </w:instrText>
      </w:r>
      <w:r>
        <w:fldChar w:fldCharType="separate"/>
      </w:r>
      <w:r>
        <w:t>27</w:t>
      </w:r>
      <w:r>
        <w:fldChar w:fldCharType="end"/>
      </w:r>
      <w:r>
        <w:rPr>
          <w:bCs/>
          <w:lang w:val="zh-CN"/>
        </w:rPr>
        <w:fldChar w:fldCharType="end"/>
      </w:r>
    </w:p>
    <w:p w14:paraId="4533527C">
      <w:pPr>
        <w:pStyle w:val="14"/>
        <w:tabs>
          <w:tab w:val="right" w:leader="dot" w:pos="8845"/>
          <w:tab w:val="clear" w:pos="8789"/>
        </w:tabs>
      </w:pPr>
      <w:r>
        <w:rPr>
          <w:bCs/>
          <w:lang w:val="zh-CN"/>
        </w:rPr>
        <w:fldChar w:fldCharType="begin"/>
      </w:r>
      <w:r>
        <w:rPr>
          <w:bCs/>
          <w:lang w:val="zh-CN"/>
        </w:rPr>
        <w:instrText xml:space="preserve"> HYPERLINK \l _Toc28104 </w:instrText>
      </w:r>
      <w:r>
        <w:rPr>
          <w:bCs/>
          <w:lang w:val="zh-CN"/>
        </w:rPr>
        <w:fldChar w:fldCharType="separate"/>
      </w:r>
      <w:r>
        <w:rPr>
          <w:rFonts w:hint="eastAsia"/>
          <w:lang w:val="en-US" w:eastAsia="zh-CN"/>
        </w:rPr>
        <w:t>5.3.8财务记录筛选功能</w:t>
      </w:r>
      <w:r>
        <w:tab/>
      </w:r>
      <w:r>
        <w:fldChar w:fldCharType="begin"/>
      </w:r>
      <w:r>
        <w:instrText xml:space="preserve"> PAGEREF _Toc28104 \h </w:instrText>
      </w:r>
      <w:r>
        <w:fldChar w:fldCharType="separate"/>
      </w:r>
      <w:r>
        <w:t>28</w:t>
      </w:r>
      <w:r>
        <w:fldChar w:fldCharType="end"/>
      </w:r>
      <w:r>
        <w:rPr>
          <w:bCs/>
          <w:lang w:val="zh-CN"/>
        </w:rPr>
        <w:fldChar w:fldCharType="end"/>
      </w:r>
    </w:p>
    <w:p w14:paraId="32402A19">
      <w:pPr>
        <w:pStyle w:val="14"/>
        <w:tabs>
          <w:tab w:val="right" w:leader="dot" w:pos="8845"/>
          <w:tab w:val="clear" w:pos="8789"/>
        </w:tabs>
      </w:pPr>
      <w:r>
        <w:rPr>
          <w:bCs/>
          <w:lang w:val="zh-CN"/>
        </w:rPr>
        <w:fldChar w:fldCharType="begin"/>
      </w:r>
      <w:r>
        <w:rPr>
          <w:bCs/>
          <w:lang w:val="zh-CN"/>
        </w:rPr>
        <w:instrText xml:space="preserve"> HYPERLINK \l _Toc32677 </w:instrText>
      </w:r>
      <w:r>
        <w:rPr>
          <w:bCs/>
          <w:lang w:val="zh-CN"/>
        </w:rPr>
        <w:fldChar w:fldCharType="separate"/>
      </w:r>
      <w:r>
        <w:rPr>
          <w:rFonts w:hint="eastAsia"/>
          <w:lang w:val="en-US" w:eastAsia="zh-CN"/>
        </w:rPr>
        <w:t>5.3.9财务记录增加功能</w:t>
      </w:r>
      <w:r>
        <w:tab/>
      </w:r>
      <w:r>
        <w:fldChar w:fldCharType="begin"/>
      </w:r>
      <w:r>
        <w:instrText xml:space="preserve"> PAGEREF _Toc32677 \h </w:instrText>
      </w:r>
      <w:r>
        <w:fldChar w:fldCharType="separate"/>
      </w:r>
      <w:r>
        <w:t>28</w:t>
      </w:r>
      <w:r>
        <w:fldChar w:fldCharType="end"/>
      </w:r>
      <w:r>
        <w:rPr>
          <w:bCs/>
          <w:lang w:val="zh-CN"/>
        </w:rPr>
        <w:fldChar w:fldCharType="end"/>
      </w:r>
    </w:p>
    <w:p w14:paraId="374F1E4D">
      <w:pPr>
        <w:pStyle w:val="14"/>
        <w:tabs>
          <w:tab w:val="right" w:leader="dot" w:pos="8845"/>
          <w:tab w:val="clear" w:pos="8789"/>
        </w:tabs>
      </w:pPr>
      <w:r>
        <w:rPr>
          <w:bCs/>
          <w:lang w:val="zh-CN"/>
        </w:rPr>
        <w:fldChar w:fldCharType="begin"/>
      </w:r>
      <w:r>
        <w:rPr>
          <w:bCs/>
          <w:lang w:val="zh-CN"/>
        </w:rPr>
        <w:instrText xml:space="preserve"> HYPERLINK \l _Toc10191 </w:instrText>
      </w:r>
      <w:r>
        <w:rPr>
          <w:bCs/>
          <w:lang w:val="zh-CN"/>
        </w:rPr>
        <w:fldChar w:fldCharType="separate"/>
      </w:r>
      <w:r>
        <w:rPr>
          <w:rFonts w:hint="eastAsia"/>
          <w:lang w:val="en-US" w:eastAsia="zh-CN"/>
        </w:rPr>
        <w:t>5.3.10财务记录归档备份功能</w:t>
      </w:r>
      <w:r>
        <w:tab/>
      </w:r>
      <w:r>
        <w:fldChar w:fldCharType="begin"/>
      </w:r>
      <w:r>
        <w:instrText xml:space="preserve"> PAGEREF _Toc10191 \h </w:instrText>
      </w:r>
      <w:r>
        <w:fldChar w:fldCharType="separate"/>
      </w:r>
      <w:r>
        <w:t>29</w:t>
      </w:r>
      <w:r>
        <w:fldChar w:fldCharType="end"/>
      </w:r>
      <w:r>
        <w:rPr>
          <w:bCs/>
          <w:lang w:val="zh-CN"/>
        </w:rPr>
        <w:fldChar w:fldCharType="end"/>
      </w:r>
    </w:p>
    <w:p w14:paraId="464084BA">
      <w:pPr>
        <w:pStyle w:val="14"/>
        <w:tabs>
          <w:tab w:val="right" w:leader="dot" w:pos="8845"/>
          <w:tab w:val="clear" w:pos="8789"/>
        </w:tabs>
      </w:pPr>
      <w:r>
        <w:rPr>
          <w:bCs/>
          <w:lang w:val="zh-CN"/>
        </w:rPr>
        <w:fldChar w:fldCharType="begin"/>
      </w:r>
      <w:r>
        <w:rPr>
          <w:bCs/>
          <w:lang w:val="zh-CN"/>
        </w:rPr>
        <w:instrText xml:space="preserve"> HYPERLINK \l _Toc13693 </w:instrText>
      </w:r>
      <w:r>
        <w:rPr>
          <w:bCs/>
          <w:lang w:val="zh-CN"/>
        </w:rPr>
        <w:fldChar w:fldCharType="separate"/>
      </w:r>
      <w:r>
        <w:rPr>
          <w:rFonts w:hint="eastAsia"/>
          <w:lang w:val="en-US" w:eastAsia="zh-CN"/>
        </w:rPr>
        <w:t>5.3.11库存记录筛选功能（以房间库存为例）</w:t>
      </w:r>
      <w:r>
        <w:tab/>
      </w:r>
      <w:r>
        <w:fldChar w:fldCharType="begin"/>
      </w:r>
      <w:r>
        <w:instrText xml:space="preserve"> PAGEREF _Toc13693 \h </w:instrText>
      </w:r>
      <w:r>
        <w:fldChar w:fldCharType="separate"/>
      </w:r>
      <w:r>
        <w:t>29</w:t>
      </w:r>
      <w:r>
        <w:fldChar w:fldCharType="end"/>
      </w:r>
      <w:r>
        <w:rPr>
          <w:bCs/>
          <w:lang w:val="zh-CN"/>
        </w:rPr>
        <w:fldChar w:fldCharType="end"/>
      </w:r>
    </w:p>
    <w:p w14:paraId="05DA6549">
      <w:pPr>
        <w:pStyle w:val="14"/>
        <w:tabs>
          <w:tab w:val="right" w:leader="dot" w:pos="8845"/>
          <w:tab w:val="clear" w:pos="8789"/>
        </w:tabs>
      </w:pPr>
      <w:r>
        <w:rPr>
          <w:bCs/>
          <w:lang w:val="zh-CN"/>
        </w:rPr>
        <w:fldChar w:fldCharType="begin"/>
      </w:r>
      <w:r>
        <w:rPr>
          <w:bCs/>
          <w:lang w:val="zh-CN"/>
        </w:rPr>
        <w:instrText xml:space="preserve"> HYPERLINK \l _Toc23455 </w:instrText>
      </w:r>
      <w:r>
        <w:rPr>
          <w:bCs/>
          <w:lang w:val="zh-CN"/>
        </w:rPr>
        <w:fldChar w:fldCharType="separate"/>
      </w:r>
      <w:r>
        <w:rPr>
          <w:rFonts w:hint="eastAsia"/>
          <w:lang w:val="en-US" w:eastAsia="zh-CN"/>
        </w:rPr>
        <w:t>5.3.12库存记录修改操作</w:t>
      </w:r>
      <w:r>
        <w:tab/>
      </w:r>
      <w:r>
        <w:fldChar w:fldCharType="begin"/>
      </w:r>
      <w:r>
        <w:instrText xml:space="preserve"> PAGEREF _Toc23455 \h </w:instrText>
      </w:r>
      <w:r>
        <w:fldChar w:fldCharType="separate"/>
      </w:r>
      <w:r>
        <w:t>29</w:t>
      </w:r>
      <w:r>
        <w:fldChar w:fldCharType="end"/>
      </w:r>
      <w:r>
        <w:rPr>
          <w:bCs/>
          <w:lang w:val="zh-CN"/>
        </w:rPr>
        <w:fldChar w:fldCharType="end"/>
      </w:r>
    </w:p>
    <w:p w14:paraId="682AA2FB">
      <w:pPr>
        <w:pStyle w:val="14"/>
        <w:tabs>
          <w:tab w:val="right" w:leader="dot" w:pos="8845"/>
          <w:tab w:val="clear" w:pos="8789"/>
        </w:tabs>
      </w:pPr>
      <w:r>
        <w:rPr>
          <w:bCs/>
          <w:lang w:val="zh-CN"/>
        </w:rPr>
        <w:fldChar w:fldCharType="begin"/>
      </w:r>
      <w:r>
        <w:rPr>
          <w:bCs/>
          <w:lang w:val="zh-CN"/>
        </w:rPr>
        <w:instrText xml:space="preserve"> HYPERLINK \l _Toc5803 </w:instrText>
      </w:r>
      <w:r>
        <w:rPr>
          <w:bCs/>
          <w:lang w:val="zh-CN"/>
        </w:rPr>
        <w:fldChar w:fldCharType="separate"/>
      </w:r>
      <w:r>
        <w:rPr>
          <w:rFonts w:hint="eastAsia"/>
          <w:lang w:val="en-US" w:eastAsia="zh-CN"/>
        </w:rPr>
        <w:t>5.3.13库存记录删除功能</w:t>
      </w:r>
      <w:r>
        <w:tab/>
      </w:r>
      <w:r>
        <w:fldChar w:fldCharType="begin"/>
      </w:r>
      <w:r>
        <w:instrText xml:space="preserve"> PAGEREF _Toc5803 \h </w:instrText>
      </w:r>
      <w:r>
        <w:fldChar w:fldCharType="separate"/>
      </w:r>
      <w:r>
        <w:t>30</w:t>
      </w:r>
      <w:r>
        <w:fldChar w:fldCharType="end"/>
      </w:r>
      <w:r>
        <w:rPr>
          <w:bCs/>
          <w:lang w:val="zh-CN"/>
        </w:rPr>
        <w:fldChar w:fldCharType="end"/>
      </w:r>
    </w:p>
    <w:p w14:paraId="66078A2E">
      <w:pPr>
        <w:pStyle w:val="14"/>
        <w:tabs>
          <w:tab w:val="right" w:leader="dot" w:pos="8845"/>
          <w:tab w:val="clear" w:pos="8789"/>
        </w:tabs>
      </w:pPr>
      <w:r>
        <w:rPr>
          <w:bCs/>
          <w:lang w:val="zh-CN"/>
        </w:rPr>
        <w:fldChar w:fldCharType="begin"/>
      </w:r>
      <w:r>
        <w:rPr>
          <w:bCs/>
          <w:lang w:val="zh-CN"/>
        </w:rPr>
        <w:instrText xml:space="preserve"> HYPERLINK \l _Toc19551 </w:instrText>
      </w:r>
      <w:r>
        <w:rPr>
          <w:bCs/>
          <w:lang w:val="zh-CN"/>
        </w:rPr>
        <w:fldChar w:fldCharType="separate"/>
      </w:r>
      <w:r>
        <w:rPr>
          <w:rFonts w:hint="eastAsia"/>
          <w:lang w:val="en-US" w:eastAsia="zh-CN"/>
        </w:rPr>
        <w:t>5.3.14库存添加功能</w:t>
      </w:r>
      <w:r>
        <w:tab/>
      </w:r>
      <w:r>
        <w:fldChar w:fldCharType="begin"/>
      </w:r>
      <w:r>
        <w:instrText xml:space="preserve"> PAGEREF _Toc19551 \h </w:instrText>
      </w:r>
      <w:r>
        <w:fldChar w:fldCharType="separate"/>
      </w:r>
      <w:r>
        <w:t>30</w:t>
      </w:r>
      <w:r>
        <w:fldChar w:fldCharType="end"/>
      </w:r>
      <w:r>
        <w:rPr>
          <w:bCs/>
          <w:lang w:val="zh-CN"/>
        </w:rPr>
        <w:fldChar w:fldCharType="end"/>
      </w:r>
    </w:p>
    <w:p w14:paraId="77A90D39">
      <w:pPr>
        <w:pStyle w:val="14"/>
        <w:tabs>
          <w:tab w:val="right" w:leader="dot" w:pos="8845"/>
          <w:tab w:val="clear" w:pos="8789"/>
        </w:tabs>
      </w:pPr>
      <w:r>
        <w:rPr>
          <w:bCs/>
          <w:lang w:val="zh-CN"/>
        </w:rPr>
        <w:fldChar w:fldCharType="begin"/>
      </w:r>
      <w:r>
        <w:rPr>
          <w:bCs/>
          <w:lang w:val="zh-CN"/>
        </w:rPr>
        <w:instrText xml:space="preserve"> HYPERLINK \l _Toc26919 </w:instrText>
      </w:r>
      <w:r>
        <w:rPr>
          <w:bCs/>
          <w:lang w:val="zh-CN"/>
        </w:rPr>
        <w:fldChar w:fldCharType="separate"/>
      </w:r>
      <w:r>
        <w:rPr>
          <w:rFonts w:hint="eastAsia"/>
          <w:lang w:val="en-US" w:eastAsia="zh-CN"/>
        </w:rPr>
        <w:t>5.3.15后台管理员对数据库的增查删改功能（以菜品为例）</w:t>
      </w:r>
      <w:r>
        <w:tab/>
      </w:r>
      <w:r>
        <w:fldChar w:fldCharType="begin"/>
      </w:r>
      <w:r>
        <w:instrText xml:space="preserve"> PAGEREF _Toc26919 \h </w:instrText>
      </w:r>
      <w:r>
        <w:fldChar w:fldCharType="separate"/>
      </w:r>
      <w:r>
        <w:t>31</w:t>
      </w:r>
      <w:r>
        <w:fldChar w:fldCharType="end"/>
      </w:r>
      <w:r>
        <w:rPr>
          <w:bCs/>
          <w:lang w:val="zh-CN"/>
        </w:rPr>
        <w:fldChar w:fldCharType="end"/>
      </w:r>
    </w:p>
    <w:p w14:paraId="01C9AD0D">
      <w:pPr>
        <w:pStyle w:val="21"/>
        <w:tabs>
          <w:tab w:val="right" w:leader="dot" w:pos="8845"/>
          <w:tab w:val="clear" w:pos="8789"/>
        </w:tabs>
      </w:pPr>
      <w:r>
        <w:rPr>
          <w:bCs/>
          <w:lang w:val="zh-CN"/>
        </w:rPr>
        <w:fldChar w:fldCharType="begin"/>
      </w:r>
      <w:r>
        <w:rPr>
          <w:bCs/>
          <w:lang w:val="zh-CN"/>
        </w:rPr>
        <w:instrText xml:space="preserve"> HYPERLINK \l _Toc16855 </w:instrText>
      </w:r>
      <w:r>
        <w:rPr>
          <w:bCs/>
          <w:lang w:val="zh-CN"/>
        </w:rPr>
        <w:fldChar w:fldCharType="separate"/>
      </w:r>
      <w:r>
        <w:rPr>
          <w:rFonts w:hint="eastAsia"/>
          <w:lang w:val="en-US" w:eastAsia="zh-CN"/>
        </w:rPr>
        <w:t>第六章 总结</w:t>
      </w:r>
      <w:bookmarkStart w:id="99" w:name="_GoBack"/>
      <w:bookmarkEnd w:id="99"/>
      <w:r>
        <w:tab/>
      </w:r>
      <w:r>
        <w:fldChar w:fldCharType="begin"/>
      </w:r>
      <w:r>
        <w:instrText xml:space="preserve"> PAGEREF _Toc16855 \h </w:instrText>
      </w:r>
      <w:r>
        <w:fldChar w:fldCharType="separate"/>
      </w:r>
      <w:r>
        <w:t>33</w:t>
      </w:r>
      <w:r>
        <w:fldChar w:fldCharType="end"/>
      </w:r>
      <w:r>
        <w:rPr>
          <w:bCs/>
          <w:lang w:val="zh-CN"/>
        </w:rPr>
        <w:fldChar w:fldCharType="end"/>
      </w:r>
    </w:p>
    <w:p w14:paraId="17D21E10">
      <w:pPr>
        <w:pStyle w:val="25"/>
        <w:tabs>
          <w:tab w:val="right" w:leader="dot" w:pos="8845"/>
          <w:tab w:val="clear" w:pos="8789"/>
        </w:tabs>
      </w:pPr>
      <w:r>
        <w:rPr>
          <w:bCs/>
          <w:lang w:val="zh-CN"/>
        </w:rPr>
        <w:fldChar w:fldCharType="begin"/>
      </w:r>
      <w:r>
        <w:rPr>
          <w:bCs/>
          <w:lang w:val="zh-CN"/>
        </w:rPr>
        <w:instrText xml:space="preserve"> HYPERLINK \l _Toc12445 </w:instrText>
      </w:r>
      <w:r>
        <w:rPr>
          <w:bCs/>
          <w:lang w:val="zh-CN"/>
        </w:rPr>
        <w:fldChar w:fldCharType="separate"/>
      </w:r>
      <w:r>
        <w:rPr>
          <w:rFonts w:hint="eastAsia"/>
          <w:lang w:val="en-US" w:eastAsia="zh-CN"/>
        </w:rPr>
        <w:t>6.1</w:t>
      </w:r>
      <w:r>
        <w:rPr>
          <w:rFonts w:hint="eastAsia"/>
        </w:rPr>
        <w:t>系统优点</w:t>
      </w:r>
      <w:r>
        <w:tab/>
      </w:r>
      <w:r>
        <w:fldChar w:fldCharType="begin"/>
      </w:r>
      <w:r>
        <w:instrText xml:space="preserve"> PAGEREF _Toc12445 \h </w:instrText>
      </w:r>
      <w:r>
        <w:fldChar w:fldCharType="separate"/>
      </w:r>
      <w:r>
        <w:t>33</w:t>
      </w:r>
      <w:r>
        <w:fldChar w:fldCharType="end"/>
      </w:r>
      <w:r>
        <w:rPr>
          <w:bCs/>
          <w:lang w:val="zh-CN"/>
        </w:rPr>
        <w:fldChar w:fldCharType="end"/>
      </w:r>
    </w:p>
    <w:p w14:paraId="1BDC83D2">
      <w:pPr>
        <w:pStyle w:val="25"/>
        <w:tabs>
          <w:tab w:val="right" w:leader="dot" w:pos="8845"/>
          <w:tab w:val="clear" w:pos="8789"/>
        </w:tabs>
      </w:pPr>
      <w:r>
        <w:rPr>
          <w:bCs/>
          <w:lang w:val="zh-CN"/>
        </w:rPr>
        <w:fldChar w:fldCharType="begin"/>
      </w:r>
      <w:r>
        <w:rPr>
          <w:bCs/>
          <w:lang w:val="zh-CN"/>
        </w:rPr>
        <w:instrText xml:space="preserve"> HYPERLINK \l _Toc10233 </w:instrText>
      </w:r>
      <w:r>
        <w:rPr>
          <w:bCs/>
          <w:lang w:val="zh-CN"/>
        </w:rPr>
        <w:fldChar w:fldCharType="separate"/>
      </w:r>
      <w:r>
        <w:rPr>
          <w:rFonts w:hint="eastAsia"/>
          <w:lang w:val="en-US" w:eastAsia="zh-CN"/>
        </w:rPr>
        <w:t>6.2</w:t>
      </w:r>
      <w:r>
        <w:rPr>
          <w:rFonts w:hint="eastAsia"/>
        </w:rPr>
        <w:t>系统缺点</w:t>
      </w:r>
      <w:r>
        <w:tab/>
      </w:r>
      <w:r>
        <w:fldChar w:fldCharType="begin"/>
      </w:r>
      <w:r>
        <w:instrText xml:space="preserve"> PAGEREF _Toc10233 \h </w:instrText>
      </w:r>
      <w:r>
        <w:fldChar w:fldCharType="separate"/>
      </w:r>
      <w:r>
        <w:t>33</w:t>
      </w:r>
      <w:r>
        <w:fldChar w:fldCharType="end"/>
      </w:r>
      <w:r>
        <w:rPr>
          <w:bCs/>
          <w:lang w:val="zh-CN"/>
        </w:rPr>
        <w:fldChar w:fldCharType="end"/>
      </w:r>
    </w:p>
    <w:p w14:paraId="5458E448">
      <w:pPr>
        <w:pStyle w:val="25"/>
        <w:tabs>
          <w:tab w:val="right" w:leader="dot" w:pos="8845"/>
          <w:tab w:val="clear" w:pos="8789"/>
        </w:tabs>
      </w:pPr>
      <w:r>
        <w:rPr>
          <w:bCs/>
          <w:lang w:val="zh-CN"/>
        </w:rPr>
        <w:fldChar w:fldCharType="begin"/>
      </w:r>
      <w:r>
        <w:rPr>
          <w:bCs/>
          <w:lang w:val="zh-CN"/>
        </w:rPr>
        <w:instrText xml:space="preserve"> HYPERLINK \l _Toc11339 </w:instrText>
      </w:r>
      <w:r>
        <w:rPr>
          <w:bCs/>
          <w:lang w:val="zh-CN"/>
        </w:rPr>
        <w:fldChar w:fldCharType="separate"/>
      </w:r>
      <w:r>
        <w:rPr>
          <w:rFonts w:hint="eastAsia"/>
          <w:lang w:val="en-US" w:eastAsia="zh-CN"/>
        </w:rPr>
        <w:t>6.3</w:t>
      </w:r>
      <w:r>
        <w:rPr>
          <w:rFonts w:hint="eastAsia"/>
        </w:rPr>
        <w:t>改进方向</w:t>
      </w:r>
      <w:r>
        <w:tab/>
      </w:r>
      <w:r>
        <w:fldChar w:fldCharType="begin"/>
      </w:r>
      <w:r>
        <w:instrText xml:space="preserve"> PAGEREF _Toc11339 \h </w:instrText>
      </w:r>
      <w:r>
        <w:fldChar w:fldCharType="separate"/>
      </w:r>
      <w:r>
        <w:t>34</w:t>
      </w:r>
      <w:r>
        <w:fldChar w:fldCharType="end"/>
      </w:r>
      <w:r>
        <w:rPr>
          <w:bCs/>
          <w:lang w:val="zh-CN"/>
        </w:rPr>
        <w:fldChar w:fldCharType="end"/>
      </w:r>
    </w:p>
    <w:p w14:paraId="0558EC51">
      <w:pPr>
        <w:pStyle w:val="21"/>
        <w:tabs>
          <w:tab w:val="right" w:leader="dot" w:pos="8845"/>
          <w:tab w:val="clear" w:pos="8789"/>
        </w:tabs>
      </w:pPr>
      <w:r>
        <w:rPr>
          <w:bCs/>
          <w:lang w:val="zh-CN"/>
        </w:rPr>
        <w:fldChar w:fldCharType="begin"/>
      </w:r>
      <w:r>
        <w:rPr>
          <w:bCs/>
          <w:lang w:val="zh-CN"/>
        </w:rPr>
        <w:instrText xml:space="preserve"> HYPERLINK \l _Toc32726 </w:instrText>
      </w:r>
      <w:r>
        <w:rPr>
          <w:bCs/>
          <w:lang w:val="zh-CN"/>
        </w:rPr>
        <w:fldChar w:fldCharType="separate"/>
      </w:r>
      <w:r>
        <w:rPr>
          <w:rFonts w:hint="eastAsia"/>
        </w:rPr>
        <w:t>参考文献</w:t>
      </w:r>
      <w:r>
        <w:tab/>
      </w:r>
      <w:r>
        <w:fldChar w:fldCharType="begin"/>
      </w:r>
      <w:r>
        <w:instrText xml:space="preserve"> PAGEREF _Toc32726 \h </w:instrText>
      </w:r>
      <w:r>
        <w:fldChar w:fldCharType="separate"/>
      </w:r>
      <w:r>
        <w:t>35</w:t>
      </w:r>
      <w:r>
        <w:fldChar w:fldCharType="end"/>
      </w:r>
      <w:r>
        <w:rPr>
          <w:bCs/>
          <w:lang w:val="zh-CN"/>
        </w:rPr>
        <w:fldChar w:fldCharType="end"/>
      </w:r>
    </w:p>
    <w:p w14:paraId="26744DC4">
      <w:pPr>
        <w:pStyle w:val="6"/>
        <w:ind w:firstLine="0" w:firstLineChars="0"/>
        <w:rPr>
          <w:b/>
          <w:bCs/>
          <w:lang w:val="zh-CN"/>
        </w:rPr>
      </w:pPr>
      <w:r>
        <w:rPr>
          <w:bCs/>
          <w:lang w:val="zh-CN"/>
        </w:rPr>
        <w:fldChar w:fldCharType="end"/>
      </w:r>
    </w:p>
    <w:p w14:paraId="13E06437">
      <w:pPr>
        <w:pStyle w:val="6"/>
        <w:ind w:firstLine="0" w:firstLineChars="0"/>
        <w:rPr>
          <w:b/>
          <w:bCs/>
          <w:lang w:val="zh-CN"/>
        </w:rPr>
      </w:pPr>
    </w:p>
    <w:p w14:paraId="73A95B15">
      <w:pPr>
        <w:pStyle w:val="6"/>
        <w:ind w:firstLine="0" w:firstLineChars="0"/>
        <w:rPr>
          <w:b/>
          <w:bCs/>
          <w:lang w:val="zh-CN"/>
        </w:rPr>
      </w:pPr>
    </w:p>
    <w:p w14:paraId="4271FFD7">
      <w:pPr>
        <w:pStyle w:val="6"/>
        <w:ind w:firstLine="0" w:firstLineChars="0"/>
        <w:rPr>
          <w:b/>
          <w:bCs/>
          <w:lang w:val="zh-CN"/>
        </w:rPr>
      </w:pPr>
    </w:p>
    <w:p w14:paraId="408D4A96">
      <w:pPr>
        <w:pStyle w:val="6"/>
        <w:ind w:firstLine="0" w:firstLineChars="0"/>
        <w:rPr>
          <w:color w:val="FF0000"/>
        </w:rPr>
      </w:pPr>
    </w:p>
    <w:p w14:paraId="2579ACBE">
      <w:pPr>
        <w:pStyle w:val="6"/>
        <w:ind w:firstLine="0" w:firstLineChars="0"/>
        <w:rPr>
          <w:color w:val="FF0000"/>
        </w:rPr>
      </w:pPr>
    </w:p>
    <w:p w14:paraId="6F1AF969">
      <w:pPr>
        <w:pStyle w:val="6"/>
        <w:ind w:firstLine="0" w:firstLineChars="0"/>
        <w:rPr>
          <w:color w:val="FF0000"/>
        </w:rPr>
      </w:pPr>
    </w:p>
    <w:p w14:paraId="4263ED45">
      <w:pPr>
        <w:pStyle w:val="6"/>
        <w:ind w:firstLine="0" w:firstLineChars="0"/>
        <w:rPr>
          <w:color w:val="FF0000"/>
        </w:rPr>
      </w:pPr>
    </w:p>
    <w:p w14:paraId="30159AA4">
      <w:pPr>
        <w:pStyle w:val="6"/>
        <w:ind w:firstLine="0" w:firstLineChars="0"/>
        <w:rPr>
          <w:color w:val="FF0000"/>
        </w:rPr>
      </w:pPr>
    </w:p>
    <w:p w14:paraId="3B7EF805">
      <w:pPr>
        <w:pStyle w:val="6"/>
        <w:ind w:firstLine="0" w:firstLineChars="0"/>
        <w:rPr>
          <w:color w:val="FF0000"/>
        </w:rPr>
      </w:pPr>
    </w:p>
    <w:p w14:paraId="2924C9F4">
      <w:pPr>
        <w:pStyle w:val="6"/>
        <w:ind w:firstLine="0" w:firstLineChars="0"/>
        <w:rPr>
          <w:color w:val="FF0000"/>
        </w:rPr>
      </w:pPr>
    </w:p>
    <w:p w14:paraId="2B95B040">
      <w:pPr>
        <w:pStyle w:val="6"/>
        <w:ind w:firstLine="0" w:firstLineChars="0"/>
        <w:rPr>
          <w:color w:val="FF0000"/>
        </w:rPr>
      </w:pPr>
    </w:p>
    <w:p w14:paraId="21141774">
      <w:pPr>
        <w:pStyle w:val="6"/>
        <w:ind w:firstLine="0" w:firstLineChars="0"/>
        <w:rPr>
          <w:color w:val="FF0000"/>
        </w:rPr>
      </w:pPr>
    </w:p>
    <w:p w14:paraId="7639669C">
      <w:pPr>
        <w:pStyle w:val="6"/>
        <w:ind w:firstLine="0" w:firstLineChars="0"/>
        <w:rPr>
          <w:color w:val="FF0000"/>
        </w:rPr>
      </w:pPr>
    </w:p>
    <w:p w14:paraId="4576907F">
      <w:pPr>
        <w:pStyle w:val="6"/>
        <w:ind w:firstLine="0" w:firstLineChars="0"/>
        <w:rPr>
          <w:color w:val="FF0000"/>
        </w:rPr>
      </w:pPr>
    </w:p>
    <w:p w14:paraId="59794D9D">
      <w:pPr>
        <w:pStyle w:val="6"/>
        <w:ind w:firstLine="0" w:firstLineChars="0"/>
        <w:rPr>
          <w:color w:val="FF0000"/>
        </w:rPr>
      </w:pPr>
    </w:p>
    <w:p w14:paraId="7278FFBE">
      <w:pPr>
        <w:pStyle w:val="6"/>
        <w:ind w:firstLine="0" w:firstLineChars="0"/>
        <w:rPr>
          <w:color w:val="FF0000"/>
        </w:rPr>
      </w:pPr>
    </w:p>
    <w:p w14:paraId="3CA02E6F">
      <w:pPr>
        <w:pStyle w:val="6"/>
        <w:ind w:firstLine="0" w:firstLineChars="0"/>
        <w:rPr>
          <w:color w:val="FF0000"/>
        </w:rPr>
      </w:pPr>
    </w:p>
    <w:p w14:paraId="7AD5C332">
      <w:pPr>
        <w:pStyle w:val="6"/>
        <w:ind w:firstLine="0" w:firstLineChars="0"/>
        <w:rPr>
          <w:color w:val="FF0000"/>
        </w:rPr>
      </w:pPr>
    </w:p>
    <w:p w14:paraId="516971C9">
      <w:pPr>
        <w:pStyle w:val="6"/>
        <w:ind w:firstLine="0" w:firstLineChars="0"/>
        <w:rPr>
          <w:color w:val="FF0000"/>
        </w:rPr>
      </w:pPr>
    </w:p>
    <w:p w14:paraId="5D9CD39F">
      <w:pPr>
        <w:pStyle w:val="6"/>
        <w:ind w:firstLine="0" w:firstLineChars="0"/>
        <w:rPr>
          <w:color w:val="FF0000"/>
        </w:rPr>
      </w:pPr>
    </w:p>
    <w:p w14:paraId="71F7DE71">
      <w:pPr>
        <w:pStyle w:val="6"/>
        <w:ind w:firstLine="0" w:firstLineChars="0"/>
        <w:rPr>
          <w:color w:val="FF0000"/>
        </w:rPr>
      </w:pPr>
    </w:p>
    <w:p w14:paraId="6DF66C94">
      <w:pPr>
        <w:pStyle w:val="6"/>
        <w:ind w:firstLine="0" w:firstLineChars="0"/>
        <w:rPr>
          <w:color w:val="FF0000"/>
        </w:rPr>
      </w:pPr>
    </w:p>
    <w:p w14:paraId="5B089A58">
      <w:pPr>
        <w:pStyle w:val="6"/>
        <w:ind w:firstLine="0" w:firstLineChars="0"/>
        <w:rPr>
          <w:color w:val="FF0000"/>
        </w:rPr>
      </w:pPr>
    </w:p>
    <w:p w14:paraId="3B816321">
      <w:pPr>
        <w:pStyle w:val="6"/>
        <w:ind w:firstLine="0" w:firstLineChars="0"/>
        <w:rPr>
          <w:color w:val="FF0000"/>
        </w:rPr>
      </w:pPr>
    </w:p>
    <w:p w14:paraId="37954B85">
      <w:pPr>
        <w:pStyle w:val="6"/>
        <w:ind w:firstLine="0" w:firstLineChars="0"/>
        <w:rPr>
          <w:color w:val="FF0000"/>
        </w:rPr>
      </w:pPr>
    </w:p>
    <w:p w14:paraId="25B87A31">
      <w:pPr>
        <w:pStyle w:val="6"/>
        <w:ind w:firstLine="0" w:firstLineChars="0"/>
        <w:rPr>
          <w:color w:val="FF0000"/>
        </w:rPr>
      </w:pPr>
    </w:p>
    <w:p w14:paraId="63954B09">
      <w:pPr>
        <w:pStyle w:val="6"/>
        <w:ind w:firstLine="0" w:firstLineChars="0"/>
        <w:rPr>
          <w:color w:val="FF0000"/>
        </w:rPr>
      </w:pPr>
    </w:p>
    <w:p w14:paraId="36628AF4">
      <w:pPr>
        <w:pStyle w:val="6"/>
        <w:ind w:firstLine="0" w:firstLineChars="0"/>
        <w:rPr>
          <w:color w:val="FF0000"/>
        </w:rPr>
      </w:pPr>
    </w:p>
    <w:p w14:paraId="6D5D1DB5">
      <w:pPr>
        <w:pStyle w:val="6"/>
        <w:ind w:firstLine="0" w:firstLineChars="0"/>
        <w:rPr>
          <w:color w:val="FF0000"/>
        </w:rPr>
        <w:sectPr>
          <w:headerReference r:id="rId6" w:type="default"/>
          <w:footerReference r:id="rId7" w:type="default"/>
          <w:endnotePr>
            <w:numFmt w:val="decimal"/>
          </w:endnotePr>
          <w:type w:val="continuous"/>
          <w:pgSz w:w="11907" w:h="16839"/>
          <w:pgMar w:top="1758" w:right="1361" w:bottom="1644" w:left="1701" w:header="0" w:footer="680" w:gutter="0"/>
          <w:pgNumType w:start="1"/>
          <w:cols w:space="720" w:num="1"/>
          <w:titlePg/>
          <w:docGrid w:type="lines" w:linePitch="360" w:charSpace="1861"/>
        </w:sectPr>
      </w:pPr>
    </w:p>
    <w:p w14:paraId="702E0264">
      <w:pPr>
        <w:pStyle w:val="6"/>
        <w:ind w:firstLine="0" w:firstLineChars="0"/>
        <w:rPr>
          <w:color w:val="FF0000"/>
        </w:rPr>
      </w:pPr>
    </w:p>
    <w:p w14:paraId="7D8D9ECB">
      <w:pPr>
        <w:pStyle w:val="2"/>
        <w:numPr>
          <w:ilvl w:val="0"/>
          <w:numId w:val="0"/>
        </w:numPr>
        <w:ind w:left="12" w:leftChars="0"/>
        <w:jc w:val="center"/>
      </w:pPr>
      <w:bookmarkStart w:id="6" w:name="_Toc18121"/>
      <w:bookmarkStart w:id="7" w:name="_Toc33541639"/>
      <w:bookmarkStart w:id="8" w:name="_Hlk183706359"/>
      <w:r>
        <w:rPr>
          <w:rFonts w:hint="eastAsia"/>
          <w:lang w:val="en-US" w:eastAsia="zh-CN"/>
        </w:rPr>
        <w:t xml:space="preserve">第一章 </w:t>
      </w:r>
      <w:r>
        <w:rPr>
          <w:rFonts w:hint="eastAsia"/>
        </w:rPr>
        <w:t>绪论</w:t>
      </w:r>
      <w:bookmarkEnd w:id="6"/>
      <w:bookmarkEnd w:id="7"/>
    </w:p>
    <w:p w14:paraId="781B7944">
      <w:pPr>
        <w:pStyle w:val="3"/>
      </w:pPr>
      <w:bookmarkStart w:id="9" w:name="_Hlt8955195"/>
      <w:bookmarkEnd w:id="9"/>
      <w:bookmarkStart w:id="10" w:name="_Toc10767"/>
      <w:r>
        <w:rPr>
          <w:rFonts w:hint="eastAsia"/>
          <w:lang w:val="en-US" w:eastAsia="zh-CN"/>
        </w:rPr>
        <w:t>开发</w:t>
      </w:r>
      <w:r>
        <w:rPr>
          <w:rFonts w:hint="eastAsia"/>
        </w:rPr>
        <w:t>背景</w:t>
      </w:r>
      <w:bookmarkEnd w:id="10"/>
    </w:p>
    <w:p w14:paraId="17AB3DB9">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在当今信息技术迅猛发展的时代，传统的餐饮管理模式逐渐显现出种种弊端。</w:t>
      </w:r>
      <w:r>
        <w:rPr>
          <w:rFonts w:hint="eastAsia"/>
          <w:lang w:eastAsia="zh-CN"/>
        </w:rPr>
        <w:t>烦琐</w:t>
      </w:r>
      <w:r>
        <w:rPr>
          <w:rFonts w:hint="default"/>
        </w:rPr>
        <w:t>的手工操作、人工管理的低效性和错误率，尤其是在点餐、结账和顾客服务等环节中，都显得力不从心。而随着人们对餐饮体验要求的不断提高，餐厅行业</w:t>
      </w:r>
      <w:r>
        <w:rPr>
          <w:rFonts w:hint="eastAsia"/>
          <w:lang w:eastAsia="zh-CN"/>
        </w:rPr>
        <w:t>亟须通过</w:t>
      </w:r>
      <w:r>
        <w:rPr>
          <w:rFonts w:hint="default"/>
        </w:rPr>
        <w:t>智能化、信息化的方式实现管理和服务的转型与升级。</w:t>
      </w:r>
    </w:p>
    <w:p w14:paraId="6DFFB46D">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在这个背景下，餐饮行业迎来了数字化变革的契机。从点餐、排队、结账到菜品推荐、库存管理，各种智能化系统逐渐走进了餐厅，</w:t>
      </w:r>
      <w:r>
        <w:rPr>
          <w:rFonts w:hint="eastAsia"/>
          <w:lang w:eastAsia="zh-CN"/>
        </w:rPr>
        <w:t>成为</w:t>
      </w:r>
      <w:r>
        <w:rPr>
          <w:rFonts w:hint="default"/>
        </w:rPr>
        <w:t>提升服务质量和运营效率的关键。</w:t>
      </w:r>
      <w:r>
        <w:rPr>
          <w:rFonts w:hint="eastAsia"/>
          <w:lang w:eastAsia="zh-CN"/>
        </w:rPr>
        <w:t>不论是大型连锁餐厅，还是小型独立餐馆，均积极采用技术，以应对激烈的市场竞争和满足顾客多样化的需求。</w:t>
      </w:r>
    </w:p>
    <w:p w14:paraId="47517C8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hint="default"/>
        </w:rPr>
        <w:t>本系统的开发，正是顺应这一潮流。通过引入先进的餐饮管理系统，不仅能优化餐厅的日常运营流程，还能为顾客提供更加便捷、舒适的就餐体验。从自动点餐、实时更新菜品库存，到一键结账、订单数据分析，系统旨在全面提升餐饮服务的效率和质量，推动行业向更高效、精准的方向发展。</w:t>
      </w:r>
    </w:p>
    <w:p w14:paraId="21DA2F0C">
      <w:pPr>
        <w:pStyle w:val="3"/>
        <w:outlineLvl w:val="1"/>
      </w:pPr>
      <w:bookmarkStart w:id="11" w:name="_Toc29777"/>
      <w:r>
        <w:rPr>
          <w:rFonts w:hint="eastAsia"/>
          <w:lang w:val="en-US" w:eastAsia="zh-CN"/>
        </w:rPr>
        <w:t>开发</w:t>
      </w:r>
      <w:r>
        <w:rPr>
          <w:rFonts w:hint="eastAsia"/>
        </w:rPr>
        <w:t>意义</w:t>
      </w:r>
      <w:bookmarkEnd w:id="11"/>
    </w:p>
    <w:p w14:paraId="767A65B1">
      <w:pPr>
        <w:keepNext w:val="0"/>
        <w:keepLines w:val="0"/>
        <w:pageBreakBefore w:val="0"/>
        <w:widowControl w:val="0"/>
        <w:kinsoku/>
        <w:wordWrap/>
        <w:overflowPunct/>
        <w:topLinePunct w:val="0"/>
        <w:autoSpaceDE/>
        <w:autoSpaceDN/>
        <w:bidi w:val="0"/>
        <w:adjustRightInd w:val="0"/>
        <w:snapToGrid/>
        <w:ind w:firstLine="480" w:firstLineChars="200"/>
        <w:textAlignment w:val="auto"/>
      </w:pPr>
      <w:r>
        <w:rPr>
          <w:rFonts w:hint="default"/>
        </w:rPr>
        <w:t>此餐饮管理系统的开发，远不</w:t>
      </w:r>
      <w:r>
        <w:rPr>
          <w:rFonts w:hint="eastAsia"/>
          <w:lang w:eastAsia="zh-CN"/>
        </w:rPr>
        <w:t>只是</w:t>
      </w:r>
      <w:r>
        <w:rPr>
          <w:rFonts w:hint="default"/>
        </w:rPr>
        <w:t>一次简单的技术升级，它的意义深远且多重。从经营效率到顾客体验，从数据分析到资源优化，系统的意义可以从多个维度展开，涵盖了餐饮行业发展中的诸多关键领域。</w:t>
      </w:r>
    </w:p>
    <w:p w14:paraId="19D58D14">
      <w:pPr>
        <w:keepNext w:val="0"/>
        <w:keepLines w:val="0"/>
        <w:pageBreakBefore w:val="0"/>
        <w:widowControl w:val="0"/>
        <w:kinsoku/>
        <w:wordWrap/>
        <w:overflowPunct/>
        <w:topLinePunct w:val="0"/>
        <w:autoSpaceDE/>
        <w:autoSpaceDN/>
        <w:bidi w:val="0"/>
        <w:adjustRightInd w:val="0"/>
        <w:snapToGrid/>
        <w:ind w:firstLine="480" w:firstLineChars="200"/>
        <w:textAlignment w:val="auto"/>
        <w:rPr>
          <w:rFonts w:hint="eastAsia" w:eastAsia="宋体"/>
          <w:lang w:eastAsia="zh-CN"/>
        </w:rPr>
      </w:pPr>
      <w:r>
        <w:rPr>
          <w:rFonts w:hint="default"/>
        </w:rPr>
        <w:t>首先，从提升运营效率的角度来看，系统能够实时监控餐厅的运营状况，智能化分配资源，帮助管理者及时调整策略。</w:t>
      </w:r>
      <w:r>
        <w:rPr>
          <w:rFonts w:hint="eastAsia"/>
          <w:lang w:eastAsia="zh-CN"/>
        </w:rPr>
        <w:t>系统能够自动化处理餐桌管理、菜品销售及顾客就座等环节，显著降低人工操作的重复性和错误率。服务员通过智能设备快速响应顾客需求，无需手动记录订单和清理账单，从而大幅节省时间和人力成本。</w:t>
      </w:r>
    </w:p>
    <w:p w14:paraId="4D00E39F">
      <w:pPr>
        <w:keepNext w:val="0"/>
        <w:keepLines w:val="0"/>
        <w:pageBreakBefore w:val="0"/>
        <w:widowControl w:val="0"/>
        <w:kinsoku/>
        <w:wordWrap/>
        <w:overflowPunct/>
        <w:topLinePunct w:val="0"/>
        <w:autoSpaceDE/>
        <w:autoSpaceDN/>
        <w:bidi w:val="0"/>
        <w:adjustRightInd w:val="0"/>
        <w:snapToGrid/>
        <w:ind w:firstLine="480" w:firstLineChars="200"/>
        <w:textAlignment w:val="auto"/>
        <w:rPr>
          <w:rFonts w:hint="default"/>
        </w:rPr>
      </w:pPr>
      <w:r>
        <w:rPr>
          <w:rFonts w:hint="default"/>
        </w:rPr>
        <w:t>其次，改善顾客体验无疑是系统开发的核心目标之一。</w:t>
      </w:r>
      <w:r>
        <w:rPr>
          <w:rFonts w:hint="eastAsia"/>
          <w:lang w:eastAsia="zh-CN"/>
        </w:rPr>
        <w:t>系统不仅提供快捷的点餐方式，还使顾客能在餐厅内享受个性化服务。自助点餐、菜品修改及快速结账等，顾客均可通过简单操作提升就餐体验，避免传统餐饮中的长时间等待和重复操作。</w:t>
      </w:r>
      <w:r>
        <w:rPr>
          <w:rFonts w:hint="default"/>
        </w:rPr>
        <w:t>尤其是当餐厅繁忙时，顾客可以随时通过电子设备调整自己的需求，真正享受到便捷、高效的服务。</w:t>
      </w:r>
    </w:p>
    <w:p w14:paraId="5810D3F0">
      <w:pPr>
        <w:keepNext w:val="0"/>
        <w:keepLines w:val="0"/>
        <w:pageBreakBefore w:val="0"/>
        <w:widowControl w:val="0"/>
        <w:kinsoku/>
        <w:wordWrap/>
        <w:overflowPunct/>
        <w:topLinePunct w:val="0"/>
        <w:autoSpaceDE/>
        <w:autoSpaceDN/>
        <w:bidi w:val="0"/>
        <w:adjustRightInd w:val="0"/>
        <w:snapToGrid/>
        <w:ind w:firstLine="480" w:firstLineChars="200"/>
        <w:textAlignment w:val="auto"/>
        <w:rPr>
          <w:rFonts w:hint="default"/>
        </w:rPr>
      </w:pPr>
      <w:r>
        <w:rPr>
          <w:rFonts w:hint="default"/>
        </w:rPr>
        <w:t>再者，</w:t>
      </w:r>
      <w:r>
        <w:rPr>
          <w:rFonts w:hint="eastAsia"/>
          <w:lang w:eastAsia="zh-CN"/>
        </w:rPr>
        <w:t>通过数字化手段，餐饮系统显著提升了数据管理能力，实时提供经营数据、顾客消费行为分析和菜品流行趋势，为餐厅运营决策提供有力支持。</w:t>
      </w:r>
      <w:r>
        <w:rPr>
          <w:rFonts w:hint="default"/>
        </w:rPr>
        <w:t>这些数据可以为餐厅管理层提供宝贵的决策依据，帮助其精准制定菜品菜单、调整库存，优化人员配置。更重要的是，系统能够通过数据分析发现潜在问题，如某些菜品滞销、顾客流失等，从而及时进行调整，确保餐厅持续健康发展。</w:t>
      </w:r>
    </w:p>
    <w:p w14:paraId="105214FA">
      <w:pPr>
        <w:keepNext w:val="0"/>
        <w:keepLines w:val="0"/>
        <w:pageBreakBefore w:val="0"/>
        <w:widowControl w:val="0"/>
        <w:kinsoku/>
        <w:wordWrap/>
        <w:overflowPunct/>
        <w:topLinePunct w:val="0"/>
        <w:autoSpaceDE/>
        <w:autoSpaceDN/>
        <w:bidi w:val="0"/>
        <w:adjustRightInd w:val="0"/>
        <w:snapToGrid/>
        <w:ind w:firstLine="480" w:firstLineChars="200"/>
        <w:textAlignment w:val="auto"/>
        <w:rPr>
          <w:rFonts w:hint="eastAsia" w:eastAsia="宋体"/>
          <w:lang w:eastAsia="zh-CN"/>
        </w:rPr>
      </w:pPr>
      <w:r>
        <w:rPr>
          <w:rFonts w:hint="default"/>
        </w:rPr>
        <w:t>此外，节约人力成本也是系统的重要价值之一。</w:t>
      </w:r>
      <w:r>
        <w:rPr>
          <w:rFonts w:hint="eastAsia"/>
          <w:lang w:eastAsia="zh-CN"/>
        </w:rPr>
        <w:t>自动化点餐与结账功能显著降低了餐厅对人工的依赖，减轻了服务员与收银员的工作负担，使餐厅运营更高效，员工得以专注于更高质量的服务，从而提升顾客的整体体验。</w:t>
      </w:r>
    </w:p>
    <w:p w14:paraId="69EEFBF8">
      <w:pPr>
        <w:keepNext w:val="0"/>
        <w:keepLines w:val="0"/>
        <w:pageBreakBefore w:val="0"/>
        <w:widowControl w:val="0"/>
        <w:kinsoku/>
        <w:wordWrap/>
        <w:overflowPunct/>
        <w:topLinePunct w:val="0"/>
        <w:autoSpaceDE/>
        <w:autoSpaceDN/>
        <w:bidi w:val="0"/>
        <w:adjustRightInd w:val="0"/>
        <w:snapToGrid/>
        <w:ind w:firstLine="480" w:firstLineChars="200"/>
        <w:textAlignment w:val="auto"/>
        <w:rPr>
          <w:rFonts w:hint="eastAsia" w:eastAsia="宋体"/>
          <w:lang w:eastAsia="zh-CN"/>
        </w:rPr>
      </w:pPr>
      <w:r>
        <w:rPr>
          <w:rFonts w:hint="default"/>
        </w:rPr>
        <w:t>在餐饮管理的层面，系统的引入能够显著提高管理透明度。从餐桌的使用情况、菜品的销售数据，到顾客的消费记录，都能通过系统实时监控和管理。管理者可以通过智能仪表板获取所有相关数据，帮助做出更加准确的运营决策。</w:t>
      </w:r>
      <w:r>
        <w:rPr>
          <w:rFonts w:hint="eastAsia"/>
          <w:lang w:eastAsia="zh-CN"/>
        </w:rPr>
        <w:t>此外，系统具备实时反馈功能，能助力餐厅迅速发现并解决运营难题，确保餐饮服务顺畅无阻。</w:t>
      </w:r>
    </w:p>
    <w:p w14:paraId="2284C5FF">
      <w:pPr>
        <w:keepNext w:val="0"/>
        <w:keepLines w:val="0"/>
        <w:pageBreakBefore w:val="0"/>
        <w:widowControl w:val="0"/>
        <w:kinsoku/>
        <w:wordWrap/>
        <w:overflowPunct/>
        <w:topLinePunct w:val="0"/>
        <w:autoSpaceDE/>
        <w:autoSpaceDN/>
        <w:bidi w:val="0"/>
        <w:adjustRightInd w:val="0"/>
        <w:snapToGrid/>
        <w:ind w:firstLine="480" w:firstLineChars="200"/>
        <w:textAlignment w:val="auto"/>
        <w:rPr>
          <w:rFonts w:hint="default"/>
        </w:rPr>
      </w:pPr>
      <w:r>
        <w:rPr>
          <w:rFonts w:hint="default"/>
        </w:rPr>
        <w:t>最后，扩展性和可升级性是系统的一大亮点。</w:t>
      </w:r>
      <w:r>
        <w:rPr>
          <w:rFonts w:hint="eastAsia"/>
          <w:lang w:eastAsia="zh-CN"/>
        </w:rPr>
        <w:t>无论是餐厅规模扩大，还是业务需求调整，系统均能灵活适应。</w:t>
      </w:r>
      <w:r>
        <w:rPr>
          <w:rFonts w:hint="default"/>
        </w:rPr>
        <w:t>随着科技的不断进步，未来可以根据需求将更多的智能功能集成进来，如人工智能菜品推荐、语音点餐等，确保系统能够长期适应市场的发展。</w:t>
      </w:r>
    </w:p>
    <w:p w14:paraId="56590FC8">
      <w:pPr>
        <w:keepNext w:val="0"/>
        <w:keepLines w:val="0"/>
        <w:pageBreakBefore w:val="0"/>
        <w:widowControl w:val="0"/>
        <w:kinsoku/>
        <w:wordWrap/>
        <w:overflowPunct/>
        <w:topLinePunct w:val="0"/>
        <w:autoSpaceDE/>
        <w:autoSpaceDN/>
        <w:bidi w:val="0"/>
        <w:adjustRightInd w:val="0"/>
        <w:snapToGrid/>
        <w:ind w:firstLine="480" w:firstLineChars="200"/>
        <w:textAlignment w:val="auto"/>
        <w:rPr>
          <w:rFonts w:hint="default"/>
        </w:rPr>
      </w:pPr>
      <w:r>
        <w:rPr>
          <w:rFonts w:hint="default"/>
        </w:rPr>
        <w:t>综上所述，餐饮管理系统的开发不仅对餐厅的日常运营、顾客体验和成本管理产生了深远影响，而且在推动整个餐饮行业向智能化、数字化迈进的过程中，起到了重要的助推作用。这一系统的应用，标志着餐饮行业的一次全方位变革，展现了科技与服务的无缝融合。</w:t>
      </w:r>
    </w:p>
    <w:p w14:paraId="04FD13FF">
      <w:pPr>
        <w:pStyle w:val="6"/>
        <w:ind w:firstLine="480"/>
      </w:pPr>
    </w:p>
    <w:p w14:paraId="55391AC4">
      <w:pPr>
        <w:pStyle w:val="6"/>
        <w:ind w:firstLine="480"/>
        <w:rPr>
          <w:rFonts w:hint="eastAsia"/>
          <w:color w:val="FF0000"/>
        </w:rPr>
      </w:pPr>
    </w:p>
    <w:bookmarkEnd w:id="8"/>
    <w:p w14:paraId="61EF6196">
      <w:pPr>
        <w:pStyle w:val="6"/>
        <w:ind w:firstLine="480"/>
        <w:sectPr>
          <w:headerReference r:id="rId8" w:type="default"/>
          <w:footerReference r:id="rId9" w:type="default"/>
          <w:endnotePr>
            <w:numFmt w:val="decimal"/>
          </w:endnotePr>
          <w:type w:val="continuous"/>
          <w:pgSz w:w="11907" w:h="16839"/>
          <w:pgMar w:top="1758" w:right="1361" w:bottom="1644" w:left="1701" w:header="0" w:footer="680" w:gutter="0"/>
          <w:pgNumType w:start="0"/>
          <w:cols w:space="720" w:num="1"/>
          <w:titlePg/>
          <w:docGrid w:type="lines" w:linePitch="360" w:charSpace="1861"/>
        </w:sectPr>
      </w:pPr>
    </w:p>
    <w:p w14:paraId="48CC17E3">
      <w:pPr>
        <w:pStyle w:val="6"/>
        <w:ind w:left="0" w:leftChars="0" w:firstLine="0" w:firstLineChars="0"/>
      </w:pPr>
    </w:p>
    <w:p w14:paraId="40F23AAA">
      <w:pPr>
        <w:pStyle w:val="6"/>
        <w:ind w:left="0" w:leftChars="0" w:firstLine="0" w:firstLineChars="0"/>
      </w:pPr>
    </w:p>
    <w:p w14:paraId="1F424AC3">
      <w:pPr>
        <w:pStyle w:val="6"/>
        <w:ind w:left="0" w:leftChars="0" w:firstLine="0" w:firstLineChars="0"/>
      </w:pPr>
    </w:p>
    <w:p w14:paraId="75DA619D">
      <w:pPr>
        <w:pStyle w:val="6"/>
        <w:ind w:left="0" w:leftChars="0" w:firstLine="0" w:firstLineChars="0"/>
      </w:pPr>
    </w:p>
    <w:p w14:paraId="72286E7B">
      <w:pPr>
        <w:pStyle w:val="6"/>
        <w:ind w:left="0" w:leftChars="0" w:firstLine="0" w:firstLineChars="0"/>
      </w:pPr>
    </w:p>
    <w:p w14:paraId="18AB3801">
      <w:pPr>
        <w:pStyle w:val="6"/>
        <w:ind w:left="0" w:leftChars="0" w:firstLine="0" w:firstLineChars="0"/>
      </w:pPr>
    </w:p>
    <w:p w14:paraId="599657D5">
      <w:pPr>
        <w:pStyle w:val="6"/>
        <w:ind w:left="0" w:leftChars="0" w:firstLine="0" w:firstLineChars="0"/>
      </w:pPr>
    </w:p>
    <w:p w14:paraId="4CC9EAEC">
      <w:pPr>
        <w:pStyle w:val="6"/>
        <w:ind w:left="0" w:leftChars="0" w:firstLine="0" w:firstLineChars="0"/>
      </w:pPr>
    </w:p>
    <w:p w14:paraId="70B31F98">
      <w:pPr>
        <w:pStyle w:val="6"/>
        <w:ind w:left="0" w:leftChars="0" w:firstLine="0" w:firstLineChars="0"/>
      </w:pPr>
    </w:p>
    <w:p w14:paraId="6B505079">
      <w:pPr>
        <w:pStyle w:val="6"/>
        <w:ind w:left="0" w:leftChars="0" w:firstLine="0" w:firstLineChars="0"/>
      </w:pPr>
    </w:p>
    <w:p w14:paraId="276C0B68">
      <w:pPr>
        <w:pStyle w:val="6"/>
        <w:ind w:left="0" w:leftChars="0" w:firstLine="0" w:firstLineChars="0"/>
      </w:pPr>
    </w:p>
    <w:p w14:paraId="19F423D6">
      <w:pPr>
        <w:pStyle w:val="6"/>
        <w:ind w:left="0" w:leftChars="0" w:firstLine="0" w:firstLineChars="0"/>
      </w:pPr>
    </w:p>
    <w:p w14:paraId="60AB8F90">
      <w:pPr>
        <w:pStyle w:val="6"/>
        <w:ind w:left="0" w:leftChars="0" w:firstLine="0" w:firstLineChars="0"/>
      </w:pPr>
    </w:p>
    <w:p w14:paraId="341F3C0B">
      <w:pPr>
        <w:pStyle w:val="6"/>
        <w:ind w:left="0" w:leftChars="0" w:firstLine="0" w:firstLineChars="0"/>
      </w:pPr>
    </w:p>
    <w:p w14:paraId="151F5A56">
      <w:pPr>
        <w:pStyle w:val="6"/>
        <w:ind w:left="0" w:leftChars="0" w:firstLine="0" w:firstLineChars="0"/>
      </w:pPr>
    </w:p>
    <w:p w14:paraId="683FE7F5">
      <w:pPr>
        <w:pStyle w:val="6"/>
        <w:ind w:left="0" w:leftChars="0" w:firstLine="0" w:firstLineChars="0"/>
      </w:pPr>
    </w:p>
    <w:p w14:paraId="30115FDE">
      <w:pPr>
        <w:pStyle w:val="6"/>
        <w:ind w:left="0" w:leftChars="0" w:firstLine="0" w:firstLineChars="0"/>
      </w:pPr>
    </w:p>
    <w:p w14:paraId="28FD6F27">
      <w:pPr>
        <w:pStyle w:val="6"/>
        <w:ind w:left="0" w:leftChars="0" w:firstLine="0" w:firstLineChars="0"/>
      </w:pPr>
    </w:p>
    <w:p w14:paraId="2F575EB0">
      <w:pPr>
        <w:pStyle w:val="6"/>
        <w:ind w:left="0" w:leftChars="0" w:firstLine="0" w:firstLineChars="0"/>
      </w:pPr>
    </w:p>
    <w:p w14:paraId="6F0A1899">
      <w:pPr>
        <w:pStyle w:val="6"/>
        <w:ind w:left="0" w:leftChars="0" w:firstLine="0" w:firstLineChars="0"/>
        <w:sectPr>
          <w:endnotePr>
            <w:numFmt w:val="decimal"/>
          </w:endnotePr>
          <w:type w:val="continuous"/>
          <w:pgSz w:w="11907" w:h="16839"/>
          <w:pgMar w:top="1758" w:right="1361" w:bottom="1644" w:left="1701" w:header="0" w:footer="680" w:gutter="0"/>
          <w:pgNumType w:start="1"/>
          <w:cols w:space="720" w:num="1"/>
          <w:titlePg/>
          <w:docGrid w:type="lines" w:linePitch="360" w:charSpace="1861"/>
        </w:sectPr>
      </w:pPr>
    </w:p>
    <w:p w14:paraId="574BF7C3">
      <w:pPr>
        <w:pStyle w:val="2"/>
        <w:numPr>
          <w:ilvl w:val="0"/>
          <w:numId w:val="0"/>
        </w:numPr>
        <w:ind w:left="12" w:leftChars="0"/>
        <w:jc w:val="center"/>
      </w:pPr>
      <w:bookmarkStart w:id="12" w:name="_Toc10428"/>
      <w:bookmarkStart w:id="13" w:name="_Hlk183705897"/>
      <w:r>
        <w:rPr>
          <w:rFonts w:hint="eastAsia"/>
          <w:lang w:val="en-US" w:eastAsia="zh-CN"/>
        </w:rPr>
        <w:t xml:space="preserve">第二章 </w:t>
      </w:r>
      <w:r>
        <w:rPr>
          <w:rFonts w:hint="eastAsia"/>
        </w:rPr>
        <w:t>开发</w:t>
      </w:r>
      <w:r>
        <w:rPr>
          <w:rFonts w:hint="eastAsia"/>
          <w:lang w:val="en-US" w:eastAsia="zh-CN"/>
        </w:rPr>
        <w:t>环境及</w:t>
      </w:r>
      <w:r>
        <w:rPr>
          <w:rFonts w:hint="eastAsia"/>
        </w:rPr>
        <w:t>关键技术</w:t>
      </w:r>
      <w:bookmarkEnd w:id="12"/>
    </w:p>
    <w:p w14:paraId="146A48E4">
      <w:pPr>
        <w:pStyle w:val="3"/>
        <w:numPr>
          <w:ilvl w:val="1"/>
          <w:numId w:val="0"/>
        </w:numPr>
        <w:ind w:leftChars="0"/>
      </w:pPr>
      <w:bookmarkStart w:id="14" w:name="_Toc17305"/>
      <w:r>
        <w:rPr>
          <w:rFonts w:hint="eastAsia"/>
          <w:lang w:val="en-US" w:eastAsia="zh-CN"/>
        </w:rPr>
        <w:t>2.1</w:t>
      </w:r>
      <w:r>
        <w:rPr>
          <w:rFonts w:hint="eastAsia"/>
        </w:rPr>
        <w:t>开发平台</w:t>
      </w:r>
      <w:bookmarkEnd w:id="14"/>
    </w:p>
    <w:p w14:paraId="4D58C4BA">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bookmarkStart w:id="15" w:name="_Toc13721"/>
      <w:r>
        <w:rPr>
          <w:rFonts w:hint="eastAsia" w:ascii="宋体" w:hAnsi="宋体" w:eastAsia="宋体" w:cs="宋体"/>
        </w:rPr>
        <w:t>在本系统的开发过程中，PyCharm作为唯一的开发平台，发挥了至关重要的作用。这款强大的集成开发环境（IDE）为后端开发提供了无与伦比的支持，尤其是在Django框架的应用中，PyCharm的优势更是得到了充分体现。无论是代码的智能补全、自动化重构，还是高效的调试功能，都使得开发过程如行云流水，顺畅而高效。</w:t>
      </w:r>
      <w:r>
        <w:rPr>
          <w:rFonts w:hint="eastAsia" w:ascii="宋体" w:hAnsi="宋体" w:eastAsia="宋体" w:cs="宋体"/>
          <w:lang w:val="en-US" w:eastAsia="zh-CN"/>
        </w:rPr>
        <w:t xml:space="preserve">    </w:t>
      </w:r>
      <w:r>
        <w:rPr>
          <w:rFonts w:hint="eastAsia" w:ascii="宋体" w:hAnsi="宋体" w:eastAsia="宋体" w:cs="宋体"/>
        </w:rPr>
        <w:t>PyCharm不仅仅是一个普通的IDE，它几乎是一个全方位的开发助手。数据库管理工具的内建支持，使得开发人员可以轻松处理SQLite数据库的配置和管理，避免了繁琐的手动操作。而且，PyCharm强大的虚拟环境管理功能，让项目中的依赖关系得到精准控制，为系统的稳定性和可扩展性打下了坚实的基础。</w:t>
      </w:r>
    </w:p>
    <w:p w14:paraId="06FE633C">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rPr>
        <w:t>此外，PyCharm与Git的结合，保证了版本控制的高效进行，团队成员能够快速同步更新，追踪历史代码变化，确保每个环节的开发和部署都井然有序。如此高效且一体化的开发环境，使得整个系统的开发如同精密机器般协调运转，最终实现了预期的功能和性能目标。</w:t>
      </w:r>
    </w:p>
    <w:p w14:paraId="385EF118">
      <w:pPr>
        <w:pStyle w:val="3"/>
        <w:numPr>
          <w:ilvl w:val="1"/>
          <w:numId w:val="0"/>
        </w:numPr>
        <w:ind w:leftChars="0"/>
      </w:pPr>
      <w:r>
        <w:rPr>
          <w:rFonts w:hint="eastAsia"/>
          <w:lang w:val="en-US" w:eastAsia="zh-CN"/>
        </w:rPr>
        <w:t>2.2</w:t>
      </w:r>
      <w:r>
        <w:t>后端技术栈</w:t>
      </w:r>
      <w:bookmarkEnd w:id="15"/>
    </w:p>
    <w:p w14:paraId="11BD56B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bookmarkStart w:id="16" w:name="_Toc5895"/>
      <w:r>
        <w:rPr>
          <w:rFonts w:hint="eastAsia" w:ascii="宋体" w:hAnsi="宋体" w:eastAsia="宋体" w:cs="宋体"/>
        </w:rPr>
        <w:t>本系统的后端技术栈采用了 Django 框架，搭配 SQLite 数据库，构建了一个高效、稳定的后端架构。Django 作为一个全功能的Web框架，以其快速开发的优势，成为了系统的核心支撑。它提供了丰富的内置工具，使得开发人员能够轻松管理数据库，处理复杂的业务逻辑，并且实现路由和请求的高效调度。</w:t>
      </w:r>
    </w:p>
    <w:p w14:paraId="733CCE36">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rPr>
        <w:t>Django 的强大之处在于它提供了简洁的模型层和视图层，开发者可以通过</w:t>
      </w:r>
      <w:r>
        <w:rPr>
          <w:rFonts w:hint="eastAsia" w:ascii="宋体" w:hAnsi="宋体" w:cs="宋体"/>
          <w:lang w:val="en-US" w:eastAsia="zh-CN"/>
        </w:rPr>
        <w:t>模型和视图</w:t>
      </w:r>
      <w:r>
        <w:rPr>
          <w:rFonts w:hint="eastAsia" w:ascii="宋体" w:hAnsi="宋体" w:eastAsia="宋体" w:cs="宋体"/>
        </w:rPr>
        <w:t>操作数据库，避免了手动编写 SQL 语句的繁琐。而对于管理系统的后台，Django 还内建了一个功能强大的管理界面，极大地方便了系统管理员对数据的管理和操作。</w:t>
      </w:r>
    </w:p>
    <w:p w14:paraId="23790716">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rPr>
        <w:t>这种后端架构设计，使得系统在开发效率和功能实现上达到了良好的平衡，同时保证了系统的可维护性和扩展性。</w:t>
      </w:r>
    </w:p>
    <w:p w14:paraId="6C955085">
      <w:pPr>
        <w:pStyle w:val="3"/>
        <w:numPr>
          <w:ilvl w:val="1"/>
          <w:numId w:val="0"/>
        </w:numPr>
        <w:ind w:leftChars="0"/>
      </w:pPr>
      <w:r>
        <w:rPr>
          <w:rFonts w:hint="eastAsia"/>
          <w:lang w:val="en-US" w:eastAsia="zh-CN"/>
        </w:rPr>
        <w:t>2.3</w:t>
      </w:r>
      <w:r>
        <w:rPr>
          <w:rFonts w:hint="eastAsia"/>
        </w:rPr>
        <w:t>数据库技术</w:t>
      </w:r>
      <w:bookmarkEnd w:id="16"/>
    </w:p>
    <w:p w14:paraId="4D46B0D6">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eastAsia="zh-CN"/>
        </w:rPr>
      </w:pPr>
      <w:r>
        <w:rPr>
          <w:rFonts w:hint="eastAsia" w:ascii="宋体" w:hAnsi="宋体" w:eastAsia="宋体" w:cs="宋体"/>
        </w:rPr>
        <w:t>在本项目中，选择了SQLite作为数据库技术。SQLite 是一个轻量级、零配置的关系型数据库管理系统，它以简单、快速和高效著称。</w:t>
      </w:r>
      <w:r>
        <w:rPr>
          <w:rFonts w:hint="eastAsia" w:ascii="宋体" w:hAnsi="宋体" w:cs="宋体"/>
          <w:lang w:eastAsia="zh-CN"/>
        </w:rPr>
        <w:t>相较于传统数据库系统，SQLite无需服务器进程，数据全存文件中，特别适合嵌入式系统和小型应用。</w:t>
      </w:r>
    </w:p>
    <w:p w14:paraId="23EFE3B4">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cs="宋体"/>
          <w:lang w:eastAsia="zh-CN"/>
        </w:rPr>
        <w:t>SQLite显著优点为零配置，无需安装管理服务器，仅需指定文件路径。</w:t>
      </w:r>
      <w:r>
        <w:rPr>
          <w:rFonts w:hint="eastAsia" w:ascii="宋体" w:hAnsi="宋体" w:eastAsia="宋体" w:cs="宋体"/>
        </w:rPr>
        <w:t>这不仅简化了项目的搭建流程，也降低了维护和部署的难度。对于这样的项目，SQLite 提供了一个非常便捷的解决方案，可以在本地轻松存储和管理数据。</w:t>
      </w:r>
    </w:p>
    <w:p w14:paraId="13618C7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rPr>
        <w:t>此外，SQLite 支持完整的事务机制，遵循 ACID（原子性、一致性、隔离性、持久性）特性，这确保了数据操作的可靠性和一致性。在处理订单、账单等关键数据时，SQLite 能够保证数据的安全性，不会因为系统崩溃或异常终止而导致数据丢失或损坏。</w:t>
      </w:r>
    </w:p>
    <w:p w14:paraId="00AB8034">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cs="宋体"/>
          <w:lang w:eastAsia="zh-CN"/>
        </w:rPr>
        <w:t>SQLite处理小型和中等规模数据表现出色，但高并发写入和大规模数据处理能力有限。</w:t>
      </w:r>
      <w:r>
        <w:rPr>
          <w:rFonts w:hint="eastAsia" w:ascii="宋体" w:hAnsi="宋体" w:eastAsia="宋体" w:cs="宋体"/>
        </w:rPr>
        <w:t>由于 SQLite 使用文件锁来管理并发操作，当系统面临大量并发写入时，可能会出现性能瓶颈。</w:t>
      </w:r>
    </w:p>
    <w:p w14:paraId="6D65A51E">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cs="宋体"/>
          <w:lang w:eastAsia="zh-CN"/>
        </w:rPr>
        <w:t>总体而言，SQLite 作为本项目的数据库解决方案，凭借其简单易用、性能稳定可靠的特点，充分满足了当前的各项需求。</w:t>
      </w:r>
      <w:r>
        <w:rPr>
          <w:rFonts w:hint="eastAsia" w:ascii="宋体" w:hAnsi="宋体" w:eastAsia="宋体" w:cs="宋体"/>
        </w:rPr>
        <w:t>在项目进一步扩展时，可能会考虑迁移到更具扩展性和并发处理能力的数据库系统。</w:t>
      </w:r>
    </w:p>
    <w:p w14:paraId="1B962C5A">
      <w:pPr>
        <w:pStyle w:val="3"/>
        <w:numPr>
          <w:ilvl w:val="1"/>
          <w:numId w:val="0"/>
        </w:numPr>
        <w:ind w:leftChars="0"/>
      </w:pPr>
      <w:bookmarkStart w:id="17" w:name="_Toc3811"/>
      <w:r>
        <w:rPr>
          <w:rFonts w:hint="eastAsia"/>
          <w:lang w:val="en-US" w:eastAsia="zh-CN"/>
        </w:rPr>
        <w:t>2.4</w:t>
      </w:r>
      <w:r>
        <w:t>前端技术栈</w:t>
      </w:r>
      <w:bookmarkEnd w:id="17"/>
    </w:p>
    <w:p w14:paraId="474B8B60">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lang w:eastAsia="zh-CN"/>
        </w:rPr>
        <w:t>前端技术的恰当选择，对于确保用户交互的流畅性和界面响应速度至关重要。</w:t>
      </w:r>
      <w:r>
        <w:rPr>
          <w:rFonts w:hint="default"/>
        </w:rPr>
        <w:t>在本项目中，前端采用了 HTML5、CSS3 和 JavaScript 作为基础技术栈，辅以 Bootstrap 框架进行页面布局和响应式设计，确保了不同设备和屏幕尺寸下的良好显示效果。</w:t>
      </w:r>
    </w:p>
    <w:p w14:paraId="79C1DC8F">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hint="default"/>
        </w:rPr>
        <w:t>HTML5 和 CSS3 提供了强大的</w:t>
      </w:r>
      <w:r>
        <w:rPr>
          <w:rFonts w:hint="eastAsia"/>
          <w:lang w:eastAsia="zh-CN"/>
        </w:rPr>
        <w:t>置标语言</w:t>
      </w:r>
      <w:r>
        <w:rPr>
          <w:rFonts w:hint="default"/>
        </w:rPr>
        <w:t>和样式表功能，尤其是 CSS3 的动画效果、响应式布局和媒体查询特性，使得系统的用户界面既现代又富有层次感。同时，HTML5 的新增标签和 API，如本地存储、音视频嵌入等功能，增强了前端页面的交互性和用户体验。</w:t>
      </w:r>
    </w:p>
    <w:p w14:paraId="4BB0DD02">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在 JavaScript 的实现上，项目使用了JS 和 AJAX 技术，以确保页面无需刷新即可获取数据，从而提高了用户的操作流畅度。通过 Fetch API，页面与后端服务器的通信变得高效且稳定，数据交互过程没有冗余延迟，极大地提升了用户体验。</w:t>
      </w:r>
      <w:r>
        <w:rPr>
          <w:rFonts w:hint="eastAsia"/>
          <w:lang w:eastAsia="zh-CN"/>
        </w:rPr>
        <w:t>AJAX技术通过异步加载点餐内容和账单详情，有效避免了页面的整体刷新，从而确保了用户操作的即时响应与反馈。</w:t>
      </w:r>
    </w:p>
    <w:p w14:paraId="22BA175E">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hint="default"/>
        </w:rPr>
        <w:t>对于页面样式和响应式设计，Bootstrap 提供了开箱即用的前端组件和网格布局系统，使得界面可以在各种屏幕和设备上自适应，保证了系统在桌面端和移动端的完美兼容。</w:t>
      </w:r>
    </w:p>
    <w:p w14:paraId="3CF8A857">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eastAsia"/>
          <w:lang w:eastAsia="zh-CN"/>
        </w:rPr>
        <w:t>这些前端技术的巧妙融合，使得项目能够为用户呈现出一个既简洁直观又高度交互的操作界面，让顾客在享受餐饮服务的同时，深刻感受到数字化技术所带来的便捷与舒适体验。</w:t>
      </w:r>
    </w:p>
    <w:p w14:paraId="3968AF06">
      <w:pPr>
        <w:pStyle w:val="6"/>
        <w:ind w:firstLine="480"/>
        <w:rPr>
          <w:rFonts w:hint="eastAsia"/>
        </w:rPr>
      </w:pPr>
    </w:p>
    <w:p w14:paraId="7EED104F">
      <w:pPr>
        <w:spacing w:line="400" w:lineRule="exact"/>
        <w:rPr>
          <w:rFonts w:hint="eastAsia"/>
        </w:rPr>
      </w:pPr>
    </w:p>
    <w:bookmarkEnd w:id="13"/>
    <w:p w14:paraId="5975AA3B">
      <w:pPr>
        <w:spacing w:line="400" w:lineRule="exact"/>
        <w:ind w:firstLine="482"/>
        <w:sectPr>
          <w:headerReference r:id="rId10" w:type="default"/>
          <w:endnotePr>
            <w:numFmt w:val="decimal"/>
          </w:endnotePr>
          <w:type w:val="continuous"/>
          <w:pgSz w:w="11907" w:h="16839"/>
          <w:pgMar w:top="1758" w:right="1361" w:bottom="1644" w:left="1701" w:header="0" w:footer="680" w:gutter="0"/>
          <w:cols w:space="720" w:num="1"/>
          <w:docGrid w:type="lines" w:linePitch="360" w:charSpace="1861"/>
        </w:sectPr>
      </w:pPr>
    </w:p>
    <w:p w14:paraId="3A468CBE">
      <w:pPr>
        <w:pStyle w:val="2"/>
        <w:numPr>
          <w:ilvl w:val="0"/>
          <w:numId w:val="0"/>
        </w:numPr>
        <w:ind w:left="12" w:leftChars="0"/>
        <w:jc w:val="center"/>
      </w:pPr>
      <w:bookmarkStart w:id="18" w:name="_Toc19339"/>
      <w:r>
        <w:rPr>
          <w:rFonts w:hint="eastAsia"/>
          <w:lang w:val="en-US" w:eastAsia="zh-CN"/>
        </w:rPr>
        <w:t xml:space="preserve">第三章 </w:t>
      </w:r>
      <w:r>
        <w:t>系统需求分析</w:t>
      </w:r>
      <w:bookmarkEnd w:id="18"/>
    </w:p>
    <w:p w14:paraId="0B80616F">
      <w:pPr>
        <w:pStyle w:val="3"/>
        <w:numPr>
          <w:ilvl w:val="1"/>
          <w:numId w:val="0"/>
        </w:numPr>
        <w:ind w:leftChars="0"/>
      </w:pPr>
      <w:bookmarkStart w:id="19" w:name="_Toc32459"/>
      <w:r>
        <w:rPr>
          <w:rFonts w:hint="eastAsia"/>
          <w:lang w:val="en-US" w:eastAsia="zh-CN"/>
        </w:rPr>
        <w:t>3.1</w:t>
      </w:r>
      <w:r>
        <w:rPr>
          <w:rFonts w:hint="eastAsia"/>
        </w:rPr>
        <w:t>系统角色</w:t>
      </w:r>
      <w:bookmarkEnd w:id="19"/>
    </w:p>
    <w:p w14:paraId="7EC6503A">
      <w:pPr>
        <w:pStyle w:val="6"/>
        <w:keepNext w:val="0"/>
        <w:keepLines w:val="0"/>
        <w:pageBreakBefore w:val="0"/>
        <w:widowControl w:val="0"/>
        <w:kinsoku/>
        <w:wordWrap/>
        <w:overflowPunct/>
        <w:topLinePunct w:val="0"/>
        <w:autoSpaceDE/>
        <w:autoSpaceDN/>
        <w:bidi w:val="0"/>
        <w:adjustRightInd/>
        <w:snapToGrid/>
        <w:ind w:firstLine="480"/>
        <w:textAlignment w:val="auto"/>
        <w:rPr>
          <w:rFonts w:hint="eastAsia"/>
        </w:rPr>
      </w:pPr>
      <w:r>
        <w:rPr>
          <w:rFonts w:hint="eastAsia"/>
        </w:rPr>
        <w:t>本系统主要用于饭店的以下几类人员：</w:t>
      </w:r>
    </w:p>
    <w:p w14:paraId="62615903">
      <w:pPr>
        <w:pStyle w:val="6"/>
        <w:keepNext w:val="0"/>
        <w:keepLines w:val="0"/>
        <w:pageBreakBefore w:val="0"/>
        <w:widowControl w:val="0"/>
        <w:kinsoku/>
        <w:wordWrap/>
        <w:overflowPunct/>
        <w:topLinePunct w:val="0"/>
        <w:autoSpaceDE/>
        <w:autoSpaceDN/>
        <w:bidi w:val="0"/>
        <w:adjustRightInd/>
        <w:snapToGrid/>
        <w:ind w:firstLine="480"/>
        <w:textAlignment w:val="auto"/>
        <w:rPr>
          <w:rFonts w:hint="eastAsia"/>
        </w:rPr>
      </w:pPr>
      <w:r>
        <w:rPr>
          <w:rFonts w:hint="eastAsia"/>
        </w:rPr>
        <w:t>（1）系统管理员，完成系统管理与维护。</w:t>
      </w:r>
    </w:p>
    <w:p w14:paraId="0B0118D7">
      <w:pPr>
        <w:pStyle w:val="6"/>
        <w:keepNext w:val="0"/>
        <w:keepLines w:val="0"/>
        <w:pageBreakBefore w:val="0"/>
        <w:widowControl w:val="0"/>
        <w:kinsoku/>
        <w:wordWrap/>
        <w:overflowPunct/>
        <w:topLinePunct w:val="0"/>
        <w:autoSpaceDE/>
        <w:autoSpaceDN/>
        <w:bidi w:val="0"/>
        <w:adjustRightInd/>
        <w:snapToGrid/>
        <w:ind w:firstLine="480"/>
        <w:textAlignment w:val="auto"/>
        <w:rPr>
          <w:rFonts w:hint="eastAsia"/>
        </w:rPr>
      </w:pPr>
      <w:r>
        <w:rPr>
          <w:rFonts w:hint="eastAsia"/>
        </w:rPr>
        <w:t>（2）账务管理人员，管理财务子系统。</w:t>
      </w:r>
    </w:p>
    <w:p w14:paraId="7F736D2D">
      <w:pPr>
        <w:pStyle w:val="6"/>
        <w:keepNext w:val="0"/>
        <w:keepLines w:val="0"/>
        <w:pageBreakBefore w:val="0"/>
        <w:widowControl w:val="0"/>
        <w:kinsoku/>
        <w:wordWrap/>
        <w:overflowPunct/>
        <w:topLinePunct w:val="0"/>
        <w:autoSpaceDE/>
        <w:autoSpaceDN/>
        <w:bidi w:val="0"/>
        <w:adjustRightInd/>
        <w:snapToGrid/>
        <w:ind w:firstLine="480"/>
        <w:textAlignment w:val="auto"/>
        <w:rPr>
          <w:rFonts w:hint="eastAsia"/>
        </w:rPr>
      </w:pPr>
      <w:r>
        <w:rPr>
          <w:rFonts w:hint="eastAsia"/>
        </w:rPr>
        <w:t>（3）住房管理人员，管理住房子系统。</w:t>
      </w:r>
    </w:p>
    <w:p w14:paraId="3D9B1064">
      <w:pPr>
        <w:pStyle w:val="6"/>
        <w:keepNext w:val="0"/>
        <w:keepLines w:val="0"/>
        <w:pageBreakBefore w:val="0"/>
        <w:widowControl w:val="0"/>
        <w:kinsoku/>
        <w:wordWrap/>
        <w:overflowPunct/>
        <w:topLinePunct w:val="0"/>
        <w:autoSpaceDE/>
        <w:autoSpaceDN/>
        <w:bidi w:val="0"/>
        <w:adjustRightInd/>
        <w:snapToGrid/>
        <w:ind w:firstLine="480"/>
        <w:textAlignment w:val="auto"/>
        <w:rPr>
          <w:rFonts w:hint="eastAsia"/>
        </w:rPr>
      </w:pPr>
      <w:r>
        <w:rPr>
          <w:rFonts w:hint="eastAsia"/>
        </w:rPr>
        <w:t>（4）餐饮管理人员，管理餐饮子系统。</w:t>
      </w:r>
    </w:p>
    <w:p w14:paraId="25FD8675">
      <w:pPr>
        <w:pStyle w:val="6"/>
        <w:keepNext w:val="0"/>
        <w:keepLines w:val="0"/>
        <w:pageBreakBefore w:val="0"/>
        <w:widowControl w:val="0"/>
        <w:kinsoku/>
        <w:wordWrap/>
        <w:overflowPunct/>
        <w:topLinePunct w:val="0"/>
        <w:autoSpaceDE/>
        <w:autoSpaceDN/>
        <w:bidi w:val="0"/>
        <w:adjustRightInd/>
        <w:snapToGrid/>
        <w:ind w:firstLine="480"/>
        <w:textAlignment w:val="auto"/>
        <w:rPr>
          <w:rFonts w:hint="eastAsia"/>
        </w:rPr>
      </w:pPr>
      <w:r>
        <w:rPr>
          <w:rFonts w:hint="eastAsia"/>
        </w:rPr>
        <w:t>（5）库存管理人员，管理库存子系统。</w:t>
      </w:r>
    </w:p>
    <w:p w14:paraId="2D835586">
      <w:pPr>
        <w:pStyle w:val="6"/>
        <w:keepNext w:val="0"/>
        <w:keepLines w:val="0"/>
        <w:pageBreakBefore w:val="0"/>
        <w:widowControl w:val="0"/>
        <w:kinsoku/>
        <w:wordWrap/>
        <w:overflowPunct/>
        <w:topLinePunct w:val="0"/>
        <w:autoSpaceDE/>
        <w:autoSpaceDN/>
        <w:bidi w:val="0"/>
        <w:adjustRightInd/>
        <w:snapToGrid/>
        <w:ind w:firstLine="480"/>
        <w:textAlignment w:val="auto"/>
        <w:rPr>
          <w:rFonts w:hint="eastAsia"/>
        </w:rPr>
      </w:pPr>
      <w:r>
        <w:rPr>
          <w:rFonts w:hint="eastAsia"/>
        </w:rPr>
        <w:t>（6）总经理，可直接管理查看各个系统。</w:t>
      </w:r>
    </w:p>
    <w:p w14:paraId="1C9D932C">
      <w:pPr>
        <w:pStyle w:val="6"/>
        <w:keepNext w:val="0"/>
        <w:keepLines w:val="0"/>
        <w:pageBreakBefore w:val="0"/>
        <w:widowControl w:val="0"/>
        <w:kinsoku/>
        <w:wordWrap/>
        <w:overflowPunct/>
        <w:topLinePunct w:val="0"/>
        <w:autoSpaceDE/>
        <w:autoSpaceDN/>
        <w:bidi w:val="0"/>
        <w:adjustRightInd/>
        <w:snapToGrid/>
        <w:ind w:firstLine="480"/>
        <w:textAlignment w:val="auto"/>
        <w:rPr>
          <w:rFonts w:hint="eastAsia" w:ascii="宋体" w:hAnsi="宋体" w:eastAsia="宋体" w:cs="宋体"/>
          <w:sz w:val="24"/>
          <w:szCs w:val="24"/>
          <w:lang w:eastAsia="zh-CN"/>
        </w:rPr>
      </w:pPr>
      <w:r>
        <w:rPr>
          <w:rFonts w:hint="eastAsia" w:ascii="宋体" w:hAnsi="宋体" w:eastAsia="宋体" w:cs="宋体"/>
          <w:i w:val="0"/>
          <w:iCs w:val="0"/>
          <w:caps w:val="0"/>
          <w:color w:val="0D0D0D"/>
          <w:spacing w:val="0"/>
          <w:sz w:val="24"/>
          <w:szCs w:val="24"/>
          <w:shd w:val="clear" w:color="auto" w:fill="FFFFFF"/>
        </w:rPr>
        <w:t>系统中的角色划分明确，涉及多个操作层次。</w:t>
      </w:r>
      <w:r>
        <w:rPr>
          <w:rFonts w:hint="eastAsia" w:ascii="宋体" w:hAnsi="宋体" w:cs="宋体"/>
          <w:i w:val="0"/>
          <w:iCs w:val="0"/>
          <w:caps w:val="0"/>
          <w:color w:val="0D0D0D"/>
          <w:spacing w:val="0"/>
          <w:sz w:val="24"/>
          <w:szCs w:val="24"/>
          <w:shd w:val="clear" w:color="auto" w:fill="FFFFFF"/>
          <w:lang w:eastAsia="zh-CN"/>
        </w:rPr>
        <w:t>不同角色在系统中拥有不同的权限和操作范围，旨在保障系统的安全性和提升运行效率。具体而言，管理员拥有至高无上的权限，能够全面访问并管理所有子系统；前台人员则专注于客户的入住、结账等日常服务；而餐饮服务员则集中精力处理餐饮订单及餐桌管理等相关事务。</w:t>
      </w:r>
    </w:p>
    <w:p w14:paraId="3B74EAD9">
      <w:pPr>
        <w:pStyle w:val="3"/>
        <w:numPr>
          <w:ilvl w:val="1"/>
          <w:numId w:val="0"/>
        </w:numPr>
        <w:ind w:leftChars="0"/>
        <w:rPr>
          <w:rFonts w:hint="eastAsia"/>
        </w:rPr>
      </w:pPr>
      <w:bookmarkStart w:id="20" w:name="_Toc26510"/>
      <w:r>
        <w:rPr>
          <w:rFonts w:hint="eastAsia"/>
          <w:lang w:val="en-US" w:eastAsia="zh-CN"/>
        </w:rPr>
        <w:t>3.2</w:t>
      </w:r>
      <w:r>
        <w:rPr>
          <w:rFonts w:hint="eastAsia"/>
        </w:rPr>
        <w:t>住房子系统</w:t>
      </w:r>
      <w:bookmarkEnd w:id="20"/>
    </w:p>
    <w:p w14:paraId="24986035">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住房子系统是本酒店管理平台中的核心模块，涉及房间</w:t>
      </w:r>
      <w:r>
        <w:rPr>
          <w:rFonts w:hint="eastAsia"/>
          <w:lang w:eastAsia="zh-CN"/>
        </w:rPr>
        <w:t>预订</w:t>
      </w:r>
      <w:r>
        <w:rPr>
          <w:rFonts w:hint="default"/>
        </w:rPr>
        <w:t>、入住、退房、房间状态管理等功能。这个子系统的设计需要确保对房间的管理高效、准确、及时，以保证顾客的入住体验并优化酒店的运营效率。以下是对各个功能需求的详细分析：</w:t>
      </w:r>
    </w:p>
    <w:p w14:paraId="407CB523">
      <w:pPr>
        <w:pStyle w:val="4"/>
        <w:numPr>
          <w:ilvl w:val="2"/>
          <w:numId w:val="0"/>
        </w:numPr>
        <w:bidi w:val="0"/>
        <w:ind w:leftChars="0"/>
        <w:rPr>
          <w:rFonts w:hint="default"/>
        </w:rPr>
      </w:pPr>
      <w:bookmarkStart w:id="21" w:name="_Toc11055"/>
      <w:r>
        <w:rPr>
          <w:rFonts w:hint="eastAsia"/>
          <w:lang w:val="en-US" w:eastAsia="zh-CN"/>
        </w:rPr>
        <w:t>3.2.1</w:t>
      </w:r>
      <w:r>
        <w:rPr>
          <w:rFonts w:hint="default"/>
        </w:rPr>
        <w:t>房间入住</w:t>
      </w:r>
      <w:bookmarkEnd w:id="21"/>
    </w:p>
    <w:p w14:paraId="784EF6C0">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房间入住是酒店业务流程中的第一步，</w:t>
      </w:r>
      <w:r>
        <w:rPr>
          <w:rFonts w:hint="eastAsia"/>
          <w:lang w:eastAsia="zh-CN"/>
        </w:rPr>
        <w:t>涉及</w:t>
      </w:r>
      <w:r>
        <w:rPr>
          <w:rFonts w:hint="default"/>
        </w:rPr>
        <w:t>顾客从</w:t>
      </w:r>
      <w:r>
        <w:rPr>
          <w:rFonts w:hint="eastAsia"/>
          <w:lang w:eastAsia="zh-CN"/>
        </w:rPr>
        <w:t>预订</w:t>
      </w:r>
      <w:r>
        <w:rPr>
          <w:rFonts w:hint="default"/>
        </w:rPr>
        <w:t>到实际入住的全过程。</w:t>
      </w:r>
      <w:r>
        <w:rPr>
          <w:rFonts w:hint="eastAsia"/>
          <w:lang w:eastAsia="zh-CN"/>
        </w:rPr>
        <w:t>系统需设计一个直观流畅的用户界面，以便前台工作人员能够迅速录入顾客信息，并即时更新房间状态。</w:t>
      </w:r>
    </w:p>
    <w:p w14:paraId="616AD3E8">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顾客信息录入：系统应支持从前台界面或自助终端收集顾客信息，内容包括姓名、联系方式、身份证号码等。这些信息需要与系统内的数据库进行核对，以避免重复</w:t>
      </w:r>
      <w:r>
        <w:rPr>
          <w:rFonts w:hint="eastAsia"/>
          <w:lang w:eastAsia="zh-CN"/>
        </w:rPr>
        <w:t>预订</w:t>
      </w:r>
      <w:r>
        <w:rPr>
          <w:rFonts w:hint="default"/>
        </w:rPr>
        <w:t>和信息错误。</w:t>
      </w:r>
    </w:p>
    <w:p w14:paraId="4EC3E2FF">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房间分配：系统需要根据顾客的</w:t>
      </w:r>
      <w:r>
        <w:rPr>
          <w:rFonts w:hint="eastAsia"/>
          <w:lang w:eastAsia="zh-CN"/>
        </w:rPr>
        <w:t>预订</w:t>
      </w:r>
      <w:r>
        <w:rPr>
          <w:rFonts w:hint="default"/>
        </w:rPr>
        <w:t>信息匹配合适的房间类型，如单人房、双人房或大床房等。如果顾客没有提前</w:t>
      </w:r>
      <w:r>
        <w:rPr>
          <w:rFonts w:hint="eastAsia"/>
          <w:lang w:eastAsia="zh-CN"/>
        </w:rPr>
        <w:t>预订</w:t>
      </w:r>
      <w:r>
        <w:rPr>
          <w:rFonts w:hint="default"/>
        </w:rPr>
        <w:t>，系统应能自动显示当前空闲的房间列表，并提供实时的房态信息。</w:t>
      </w:r>
    </w:p>
    <w:p w14:paraId="59E67785">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入住登记：</w:t>
      </w:r>
      <w:r>
        <w:rPr>
          <w:rFonts w:hint="eastAsia"/>
          <w:lang w:eastAsia="zh-CN"/>
        </w:rPr>
        <w:t>前台工作人员可依据顾客信息，通过系统快速生成入住登记单，并即时更新房间状态为“已入住”，有效防止入住冲突的发生。顾客在入住时，其身份证明材料和支付信息均需通过系统进行严格验证。</w:t>
      </w:r>
    </w:p>
    <w:p w14:paraId="619EC964">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支付管理：系统需要与账务管理子系统对接，处理顾客的入住费用，如房费、押金等，并在入住时生成账单。</w:t>
      </w:r>
      <w:r>
        <w:rPr>
          <w:rFonts w:hint="eastAsia"/>
          <w:lang w:eastAsia="zh-CN"/>
        </w:rPr>
        <w:t>系统支持线上及线下多种支付方式，并能即时生成收据，便于顾客随时查看。</w:t>
      </w:r>
    </w:p>
    <w:p w14:paraId="30775A40">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入住记录管理：每个房间的入住记录应当包括入住日期、顾客信息、入住费用等内容，并能够通过系统进行查询、修改和打印。</w:t>
      </w:r>
    </w:p>
    <w:p w14:paraId="2C4D2302">
      <w:pPr>
        <w:pStyle w:val="4"/>
        <w:numPr>
          <w:ilvl w:val="2"/>
          <w:numId w:val="0"/>
        </w:numPr>
        <w:bidi w:val="0"/>
        <w:ind w:leftChars="0"/>
        <w:rPr>
          <w:rFonts w:hint="default"/>
        </w:rPr>
      </w:pPr>
      <w:bookmarkStart w:id="22" w:name="_Toc5698"/>
      <w:r>
        <w:rPr>
          <w:rFonts w:hint="eastAsia"/>
          <w:lang w:val="en-US" w:eastAsia="zh-CN"/>
        </w:rPr>
        <w:t>3.2.2</w:t>
      </w:r>
      <w:r>
        <w:rPr>
          <w:rFonts w:hint="default"/>
        </w:rPr>
        <w:t>房间退房</w:t>
      </w:r>
      <w:bookmarkEnd w:id="22"/>
    </w:p>
    <w:p w14:paraId="40F17DE3">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房间退房是顾客在住宿结束后的操作，</w:t>
      </w:r>
      <w:r>
        <w:rPr>
          <w:rFonts w:hint="eastAsia"/>
          <w:lang w:eastAsia="zh-CN"/>
        </w:rPr>
        <w:t>涉及</w:t>
      </w:r>
      <w:r>
        <w:rPr>
          <w:rFonts w:hint="default"/>
        </w:rPr>
        <w:t>结算、房间清理、状态更新等一系列流程。</w:t>
      </w:r>
      <w:r>
        <w:rPr>
          <w:rFonts w:hint="eastAsia"/>
          <w:lang w:eastAsia="zh-CN"/>
        </w:rPr>
        <w:t>系统需确保退房流程既简便又清晰，确保每一步骤都不可或缺，避免遗漏。</w:t>
      </w:r>
    </w:p>
    <w:p w14:paraId="4B991D0D">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退房登记：顾客在结算完毕后，系统应记录顾客的退房信息。此时，系统需要核对顾客的账单，确保所有消费项目都已结清。退房时，工作人员应通过系统</w:t>
      </w:r>
      <w:r>
        <w:rPr>
          <w:rFonts w:hint="eastAsia"/>
          <w:lang w:val="en-US" w:eastAsia="zh-CN"/>
        </w:rPr>
        <w:t>进行</w:t>
      </w:r>
      <w:r>
        <w:rPr>
          <w:rFonts w:hint="default"/>
        </w:rPr>
        <w:t>退房，确保房间状态及时更新为“已空闲”。</w:t>
      </w:r>
    </w:p>
    <w:p w14:paraId="755C3A84">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房间费用结算：在顾客退房时，系统应自动生成详细的账单清单，包括房费等，确保账单信息准确无误。同时，系统应支持多种支付方式，如现金、信用卡或其他电子支付工具，并能够实时记录支付情况。</w:t>
      </w:r>
    </w:p>
    <w:p w14:paraId="00D51BC3">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物品检查：</w:t>
      </w:r>
      <w:r>
        <w:rPr>
          <w:rFonts w:hint="eastAsia"/>
          <w:lang w:eastAsia="zh-CN"/>
        </w:rPr>
        <w:t>系统应提示工作人员清理房间并检查物品，确保无遗落或损坏，并将此信息与房间状态同步。房间损坏时，系统自动记录详情并通知管理员或维护人员。</w:t>
      </w:r>
    </w:p>
    <w:p w14:paraId="2A067A31">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退房记录更新：一旦退房完成，系统应及时更新房间状态，标记为“</w:t>
      </w:r>
      <w:r>
        <w:rPr>
          <w:rFonts w:hint="eastAsia"/>
          <w:lang w:val="en-US" w:eastAsia="zh-CN"/>
        </w:rPr>
        <w:t>待</w:t>
      </w:r>
      <w:r>
        <w:rPr>
          <w:rFonts w:hint="default"/>
        </w:rPr>
        <w:t>清洁”或“</w:t>
      </w:r>
      <w:r>
        <w:rPr>
          <w:rFonts w:hint="eastAsia"/>
          <w:lang w:val="en-US" w:eastAsia="zh-CN"/>
        </w:rPr>
        <w:t>空闲</w:t>
      </w:r>
      <w:r>
        <w:rPr>
          <w:rFonts w:hint="default"/>
        </w:rPr>
        <w:t>”，并将顾客的退房记录归档存储，供后续查询或统计分析使用。</w:t>
      </w:r>
    </w:p>
    <w:p w14:paraId="38429E91">
      <w:pPr>
        <w:pStyle w:val="4"/>
        <w:numPr>
          <w:ilvl w:val="2"/>
          <w:numId w:val="0"/>
        </w:numPr>
        <w:bidi w:val="0"/>
        <w:ind w:leftChars="0"/>
        <w:rPr>
          <w:rFonts w:hint="default"/>
        </w:rPr>
      </w:pPr>
      <w:bookmarkStart w:id="23" w:name="_Toc25620"/>
      <w:r>
        <w:rPr>
          <w:rFonts w:hint="eastAsia"/>
          <w:lang w:val="en-US" w:eastAsia="zh-CN"/>
        </w:rPr>
        <w:t>3.2.3</w:t>
      </w:r>
      <w:r>
        <w:rPr>
          <w:rFonts w:hint="default"/>
        </w:rPr>
        <w:t>房间信息管理</w:t>
      </w:r>
      <w:bookmarkEnd w:id="23"/>
    </w:p>
    <w:p w14:paraId="52CC8615">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eastAsia"/>
          <w:lang w:eastAsia="zh-CN"/>
        </w:rPr>
        <w:t>系统提供全面的房间信息管理，支持修改、更新或删除房间类型、价格及顾客信息等。房间信息管理对酒店运营至关重要，需确保系统信息与实际情况实时同步。</w:t>
      </w:r>
    </w:p>
    <w:p w14:paraId="220EBA0E">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房间类型与价格管理：房间类型和价格是影响顾客</w:t>
      </w:r>
      <w:r>
        <w:rPr>
          <w:rFonts w:hint="eastAsia"/>
          <w:lang w:eastAsia="zh-CN"/>
        </w:rPr>
        <w:t>预订</w:t>
      </w:r>
      <w:r>
        <w:rPr>
          <w:rFonts w:hint="default"/>
        </w:rPr>
        <w:t>的重要因素。系统应支持动态调整房间类型和价格，如季节性价格调整、促销活动等。管理员可以根据需求修改房间类型、价格、床型等信息，确保系统中的房态与市场需求保持一致。</w:t>
      </w:r>
    </w:p>
    <w:p w14:paraId="5647EF3A">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房间状态监控与更新：房间的状态（如“待入住</w:t>
      </w:r>
      <w:r>
        <w:rPr>
          <w:rFonts w:hint="eastAsia"/>
          <w:lang w:eastAsia="zh-CN"/>
        </w:rPr>
        <w:t>”“</w:t>
      </w:r>
      <w:r>
        <w:rPr>
          <w:rFonts w:hint="default"/>
        </w:rPr>
        <w:t>已入住</w:t>
      </w:r>
      <w:r>
        <w:rPr>
          <w:rFonts w:hint="eastAsia"/>
          <w:lang w:eastAsia="zh-CN"/>
        </w:rPr>
        <w:t>”“</w:t>
      </w:r>
      <w:r>
        <w:rPr>
          <w:rFonts w:hint="eastAsia"/>
          <w:lang w:val="en-US" w:eastAsia="zh-CN"/>
        </w:rPr>
        <w:t>待</w:t>
      </w:r>
      <w:r>
        <w:rPr>
          <w:rFonts w:hint="default"/>
        </w:rPr>
        <w:t>清洁”等）必须实时更新。系统应根据房间的实际情况自动调整状态，并支持管理员手动修改房间状态，如房间维修或清理中，确保准确反映房间的实际状态。</w:t>
      </w:r>
    </w:p>
    <w:p w14:paraId="0ECED18A">
      <w:pPr>
        <w:pStyle w:val="4"/>
        <w:numPr>
          <w:ilvl w:val="2"/>
          <w:numId w:val="0"/>
        </w:numPr>
        <w:bidi w:val="0"/>
        <w:ind w:leftChars="0"/>
        <w:rPr>
          <w:rFonts w:hint="default"/>
        </w:rPr>
      </w:pPr>
      <w:bookmarkStart w:id="24" w:name="_Toc31407"/>
      <w:r>
        <w:rPr>
          <w:rFonts w:hint="eastAsia"/>
          <w:lang w:val="en-US" w:eastAsia="zh-CN"/>
        </w:rPr>
        <w:t>3.2.4</w:t>
      </w:r>
      <w:r>
        <w:rPr>
          <w:rFonts w:hint="default"/>
        </w:rPr>
        <w:t>房间查询</w:t>
      </w:r>
      <w:bookmarkEnd w:id="24"/>
    </w:p>
    <w:p w14:paraId="4254C43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房间查询功能是用户和管理人员查看房间状态、</w:t>
      </w:r>
      <w:r>
        <w:rPr>
          <w:rFonts w:hint="eastAsia"/>
          <w:lang w:eastAsia="zh-CN"/>
        </w:rPr>
        <w:t>预订</w:t>
      </w:r>
      <w:r>
        <w:rPr>
          <w:rFonts w:hint="default"/>
        </w:rPr>
        <w:t>情况主要途径。</w:t>
      </w:r>
      <w:r>
        <w:rPr>
          <w:rFonts w:hint="eastAsia"/>
          <w:lang w:eastAsia="zh-CN"/>
        </w:rPr>
        <w:t>系统需支持多元化查询手段，以保障信息的迅速且精确获取。</w:t>
      </w:r>
    </w:p>
    <w:p w14:paraId="6AA11C12">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eastAsia"/>
          <w:lang w:eastAsia="zh-CN"/>
        </w:rPr>
        <w:t>房态查询功能：允许顾客及工作人员实时查询房间状态，包括空闲、已入住、清洁中及维修中等，同时支持按房间类型、价格区间及床型等条件灵活筛选。</w:t>
      </w:r>
    </w:p>
    <w:p w14:paraId="24544C1F">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eastAsia"/>
          <w:lang w:eastAsia="zh-CN"/>
        </w:rPr>
        <w:t>情况查询功能：实时展现房间详情、订单状态、客户信息及房间使用状况，助力前台人员高效准备入住手续及结算流程。</w:t>
      </w:r>
    </w:p>
    <w:p w14:paraId="11D27602">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default"/>
        </w:rPr>
        <w:t>住房子系统的功能设计应当注重简洁、直观与高效，确保酒店管理人员能够快速而准确地处理房间的入住、退房、</w:t>
      </w:r>
      <w:r>
        <w:rPr>
          <w:rFonts w:hint="eastAsia"/>
          <w:lang w:eastAsia="zh-CN"/>
        </w:rPr>
        <w:t>预订</w:t>
      </w:r>
      <w:r>
        <w:rPr>
          <w:rFonts w:hint="default"/>
        </w:rPr>
        <w:t>等事务。房间信息的动态管理、实时查询和状态更新是提高酒店运营效率的关键。通过系统化、数字化的管理流程，酒店能够更好地服务顾客，同时提升运营的透明度和准确性。</w:t>
      </w:r>
    </w:p>
    <w:p w14:paraId="7AB0339B">
      <w:pPr>
        <w:pStyle w:val="3"/>
        <w:numPr>
          <w:ilvl w:val="1"/>
          <w:numId w:val="0"/>
        </w:numPr>
        <w:ind w:leftChars="0"/>
        <w:rPr>
          <w:rFonts w:hint="eastAsia"/>
        </w:rPr>
      </w:pPr>
      <w:bookmarkStart w:id="25" w:name="_Toc28437"/>
      <w:bookmarkStart w:id="26" w:name="_Toc12450734"/>
      <w:bookmarkStart w:id="27" w:name="_Toc460482601"/>
      <w:bookmarkStart w:id="28" w:name="_Toc12449025"/>
      <w:bookmarkStart w:id="29" w:name="_Toc33541651"/>
      <w:bookmarkStart w:id="30" w:name="_Toc460482979"/>
      <w:r>
        <w:rPr>
          <w:rFonts w:hint="eastAsia"/>
          <w:lang w:val="en-US" w:eastAsia="zh-CN"/>
        </w:rPr>
        <w:t>3.3</w:t>
      </w:r>
      <w:r>
        <w:rPr>
          <w:rFonts w:hint="eastAsia"/>
        </w:rPr>
        <w:t>账务管理子系统</w:t>
      </w:r>
      <w:bookmarkEnd w:id="25"/>
    </w:p>
    <w:p w14:paraId="3C260BCC">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lang w:eastAsia="zh-CN"/>
        </w:rPr>
        <w:t>账务管理子系统作为酒店管理系统核心之一，负责全面记录、管理并统计酒店财务，涵盖住房费、餐饮费等各项开支。</w:t>
      </w:r>
      <w:r>
        <w:rPr>
          <w:rFonts w:hint="default"/>
        </w:rPr>
        <w:t>该子系统的设计必须确保</w:t>
      </w:r>
      <w:r>
        <w:rPr>
          <w:rFonts w:hint="eastAsia"/>
          <w:lang w:eastAsia="zh-CN"/>
        </w:rPr>
        <w:t>财</w:t>
      </w:r>
      <w:r>
        <w:rPr>
          <w:rFonts w:hint="default"/>
        </w:rPr>
        <w:t>务数据的准确性、安全性和实时性，以支持管理层的决策和财务审计。下面详细分析账务管理子系统中各功能的需求：</w:t>
      </w:r>
    </w:p>
    <w:p w14:paraId="14938B4A">
      <w:pPr>
        <w:pStyle w:val="4"/>
        <w:numPr>
          <w:ilvl w:val="2"/>
          <w:numId w:val="0"/>
        </w:numPr>
        <w:bidi w:val="0"/>
        <w:ind w:leftChars="0"/>
        <w:rPr>
          <w:rFonts w:hint="default"/>
        </w:rPr>
      </w:pPr>
      <w:bookmarkStart w:id="31" w:name="_Toc32755"/>
      <w:r>
        <w:rPr>
          <w:rFonts w:hint="eastAsia"/>
          <w:lang w:val="en-US" w:eastAsia="zh-CN"/>
        </w:rPr>
        <w:t>3.3.1</w:t>
      </w:r>
      <w:r>
        <w:rPr>
          <w:rFonts w:hint="default"/>
        </w:rPr>
        <w:t>财务记录的新增</w:t>
      </w:r>
      <w:bookmarkEnd w:id="31"/>
    </w:p>
    <w:p w14:paraId="4D0C978D">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财务记录的新增操作</w:t>
      </w:r>
      <w:r>
        <w:rPr>
          <w:rFonts w:hint="eastAsia"/>
          <w:lang w:eastAsia="zh-CN"/>
        </w:rPr>
        <w:t>涉及</w:t>
      </w:r>
      <w:r>
        <w:rPr>
          <w:rFonts w:hint="default"/>
        </w:rPr>
        <w:t>创建新的账单，并将住房费用与餐饮费用准确记录在案。</w:t>
      </w:r>
      <w:r>
        <w:rPr>
          <w:rFonts w:hint="eastAsia"/>
          <w:lang w:eastAsia="zh-CN"/>
        </w:rPr>
        <w:t>每条财务记录均须详尽记录交易详情，并与房间、顾客及订单信息紧密关联。</w:t>
      </w:r>
    </w:p>
    <w:p w14:paraId="098EB25F">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住房费用记录：当顾客入住酒店时，系统应根据房间类型、入住天数及其他附加服务（如加床、延迟退房等）计算</w:t>
      </w:r>
      <w:r>
        <w:rPr>
          <w:rFonts w:hint="eastAsia"/>
          <w:lang w:eastAsia="zh-CN"/>
        </w:rPr>
        <w:t>出租房</w:t>
      </w:r>
      <w:r>
        <w:rPr>
          <w:rFonts w:hint="default"/>
        </w:rPr>
        <w:t>费用。该费用应被自动</w:t>
      </w:r>
      <w:r>
        <w:rPr>
          <w:rFonts w:hint="eastAsia"/>
          <w:lang w:eastAsia="zh-CN"/>
        </w:rPr>
        <w:t>加入</w:t>
      </w:r>
      <w:r>
        <w:rPr>
          <w:rFonts w:hint="default"/>
        </w:rPr>
        <w:t>顾客的财务记录中。</w:t>
      </w:r>
      <w:r>
        <w:rPr>
          <w:rFonts w:hint="eastAsia"/>
          <w:lang w:eastAsia="zh-CN"/>
        </w:rPr>
        <w:t>系统需依据入住及退房的准确时间，自动核算住宿时长及费用，并即时更新账单信息。</w:t>
      </w:r>
    </w:p>
    <w:p w14:paraId="6CDD5DDF">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餐饮费用记录：顾客在入住期间消费的餐饮费用应单独记录，并实时更新账单。每次点餐或消费时，系统应自动记录菜品名称、数量、单价以及消费金额。</w:t>
      </w:r>
      <w:r>
        <w:rPr>
          <w:rFonts w:hint="eastAsia"/>
          <w:lang w:eastAsia="zh-CN"/>
        </w:rPr>
        <w:t>餐饮消费记录需与顾客房间号及账单号相匹配，确保每项消费明细准确无误。</w:t>
      </w:r>
    </w:p>
    <w:p w14:paraId="49D81887">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宋体"/>
          <w:lang w:val="en-US" w:eastAsia="zh-CN"/>
        </w:rPr>
      </w:pPr>
      <w:r>
        <w:rPr>
          <w:rFonts w:hint="default"/>
        </w:rPr>
        <w:t>附加服务记录：除了住房和餐饮外，系统还应支持记录其他附加费用，例如停车费、SPA服务、房间服务等。这些费用应单独列出，并</w:t>
      </w:r>
      <w:r>
        <w:rPr>
          <w:rFonts w:hint="eastAsia"/>
          <w:lang w:eastAsia="zh-CN"/>
        </w:rPr>
        <w:t>加入</w:t>
      </w:r>
      <w:r>
        <w:rPr>
          <w:rFonts w:hint="default"/>
        </w:rPr>
        <w:t>财务记录中。</w:t>
      </w:r>
      <w:r>
        <w:rPr>
          <w:rFonts w:hint="eastAsia"/>
          <w:lang w:eastAsia="zh-CN"/>
        </w:rPr>
        <w:t>每项附加费用均需详细列出消费项目及具体金额。</w:t>
      </w:r>
    </w:p>
    <w:p w14:paraId="66F5934E">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账单生成：在入住时，系统应为每个顾客生成一个账单记录，初步记录住房费用，并随着餐饮和附加服务的消费动态更新。账单记录应明确列出各项费用及相应的支付情况。</w:t>
      </w:r>
    </w:p>
    <w:p w14:paraId="3D68E72F">
      <w:pPr>
        <w:pStyle w:val="4"/>
        <w:numPr>
          <w:ilvl w:val="2"/>
          <w:numId w:val="0"/>
        </w:numPr>
        <w:bidi w:val="0"/>
        <w:ind w:leftChars="0"/>
        <w:rPr>
          <w:rFonts w:hint="default"/>
        </w:rPr>
      </w:pPr>
      <w:bookmarkStart w:id="32" w:name="_Toc32541"/>
      <w:r>
        <w:rPr>
          <w:rFonts w:hint="eastAsia"/>
          <w:lang w:val="en-US" w:eastAsia="zh-CN"/>
        </w:rPr>
        <w:t>3.3.2</w:t>
      </w:r>
      <w:r>
        <w:rPr>
          <w:rFonts w:hint="default"/>
        </w:rPr>
        <w:t>财务记录的查询</w:t>
      </w:r>
      <w:bookmarkEnd w:id="32"/>
    </w:p>
    <w:p w14:paraId="05BF2E70">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查询功能是账务管理系统中必不可少的一部分，能够帮助管理人员快速获取顾客的财务记录、费用明细、账单状态等信息。</w:t>
      </w:r>
      <w:r>
        <w:rPr>
          <w:rFonts w:hint="eastAsia"/>
          <w:lang w:eastAsia="zh-CN"/>
        </w:rPr>
        <w:t>系统需具备多样化的查询条件，灵活应对各种查询需求，确保在各种场景下都能满足用户需求。</w:t>
      </w:r>
    </w:p>
    <w:p w14:paraId="7505199A">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账单查询：管理员可以根据顾客姓名、房间号、入住日期、账单号等信息查询某一顾客的账单。系统应能显示账单的详细信息，包括住房费用、餐饮费用、附加服务费用以及总金额。</w:t>
      </w:r>
    </w:p>
    <w:p w14:paraId="137C868C">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费用类型查询：</w:t>
      </w:r>
      <w:r>
        <w:rPr>
          <w:rFonts w:hint="eastAsia"/>
          <w:lang w:eastAsia="zh-CN"/>
        </w:rPr>
        <w:t>管理员能够依据费用类型（诸如住房费用、餐饮费用等）来查询账单的具体构成部分。</w:t>
      </w:r>
      <w:r>
        <w:rPr>
          <w:rFonts w:hint="default"/>
        </w:rPr>
        <w:t>系统应显示每个费用项目的具体金额和消费时间，方便管理人员进行统计和核对。</w:t>
      </w:r>
    </w:p>
    <w:p w14:paraId="4DFB8047">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时间段查询：账务查询功能应支持根据时间段查询财务记录，如按日、周、月等维度查看酒店的收入情况。这有助于管理人员评估酒店的运营情况，制定财务计划和预算。</w:t>
      </w:r>
    </w:p>
    <w:p w14:paraId="38145740">
      <w:pPr>
        <w:pStyle w:val="4"/>
        <w:numPr>
          <w:ilvl w:val="2"/>
          <w:numId w:val="0"/>
        </w:numPr>
        <w:bidi w:val="0"/>
        <w:ind w:leftChars="0"/>
        <w:rPr>
          <w:rFonts w:hint="default"/>
        </w:rPr>
      </w:pPr>
      <w:bookmarkStart w:id="33" w:name="_Toc14462"/>
      <w:r>
        <w:rPr>
          <w:rFonts w:hint="eastAsia"/>
          <w:lang w:val="en-US" w:eastAsia="zh-CN"/>
        </w:rPr>
        <w:t>3.3.3</w:t>
      </w:r>
      <w:r>
        <w:rPr>
          <w:rFonts w:hint="default"/>
        </w:rPr>
        <w:t>财务记录的修改</w:t>
      </w:r>
      <w:bookmarkEnd w:id="33"/>
    </w:p>
    <w:p w14:paraId="08CED49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hint="default"/>
        </w:rPr>
        <w:t>账务记录的修改功能是系统中不可或缺的一部分，</w:t>
      </w:r>
      <w:r>
        <w:rPr>
          <w:rFonts w:hint="eastAsia"/>
          <w:lang w:eastAsia="zh-CN"/>
        </w:rPr>
        <w:t>涉及</w:t>
      </w:r>
      <w:r>
        <w:rPr>
          <w:rFonts w:hint="default"/>
        </w:rPr>
        <w:t>对财务数据的实时调整和更新。修改功能应确保数据的准确性和一致性，防止错误数据的产生。</w:t>
      </w:r>
    </w:p>
    <w:p w14:paraId="47FF4D4F">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修改费用记录：在某些特殊情况下，可能需要修改已生成的账单记录，例如顾客因意外原因更改入住日期或取消某些附加服务。系统应允许修改费用记录，包括更改房间费用、餐饮费用或附加服务费用。</w:t>
      </w:r>
      <w:r>
        <w:rPr>
          <w:rFonts w:hint="eastAsia"/>
          <w:lang w:eastAsia="zh-CN"/>
        </w:rPr>
        <w:t>所有修改操作均需留下日志记录，以便于后续的审计与核查。</w:t>
      </w:r>
    </w:p>
    <w:p w14:paraId="015C714D">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调整账单金额：如果顾客对账单金额提出异议，管理员可以根据实际情况调整账单的金额。</w:t>
      </w:r>
      <w:r>
        <w:rPr>
          <w:rFonts w:hint="eastAsia"/>
          <w:lang w:eastAsia="zh-CN"/>
        </w:rPr>
        <w:t>例如，顾客可能要求减免附加服务费或因房间问题申请退款。系统需支持账单金额调整，并实时更新总额。</w:t>
      </w:r>
    </w:p>
    <w:p w14:paraId="2FFB8865">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账单状态更新：当顾客支付部分费用时，管理员可以修改账单的状态，标记为部分支付或已结清。系统应支持实时更新账单的支付状态，确保账务记录与实际支付情况一致。</w:t>
      </w:r>
    </w:p>
    <w:p w14:paraId="0FB8297A">
      <w:pPr>
        <w:pStyle w:val="4"/>
        <w:numPr>
          <w:ilvl w:val="2"/>
          <w:numId w:val="0"/>
        </w:numPr>
        <w:bidi w:val="0"/>
        <w:ind w:leftChars="0"/>
        <w:rPr>
          <w:rFonts w:hint="default"/>
        </w:rPr>
      </w:pPr>
      <w:bookmarkStart w:id="34" w:name="_Toc17197"/>
      <w:r>
        <w:rPr>
          <w:rFonts w:hint="eastAsia"/>
          <w:lang w:val="en-US" w:eastAsia="zh-CN"/>
        </w:rPr>
        <w:t>3.3.4</w:t>
      </w:r>
      <w:r>
        <w:rPr>
          <w:rFonts w:hint="default"/>
        </w:rPr>
        <w:t>财务记录的删除</w:t>
      </w:r>
      <w:bookmarkEnd w:id="34"/>
    </w:p>
    <w:p w14:paraId="33041C3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hint="eastAsia"/>
          <w:lang w:eastAsia="zh-CN"/>
        </w:rPr>
        <w:t>删除功能旨在移除无用或错误的财务记录，系统需确保操作合规，防止误删和不当操作。</w:t>
      </w:r>
      <w:r>
        <w:rPr>
          <w:rFonts w:hint="default"/>
        </w:rPr>
        <w:t>删除功能通常是管理员权限操作，确保财务数据的安全性。</w:t>
      </w:r>
    </w:p>
    <w:p w14:paraId="05C6EB45">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eastAsia"/>
          <w:lang w:eastAsia="zh-CN"/>
        </w:rPr>
        <w:t>删除错误记录：系统需支持因录入错误等原因的财务记录删除。如订单账单因系统错误重复生成，管理员可删除重复项，确保数据准确。</w:t>
      </w:r>
    </w:p>
    <w:p w14:paraId="08485A83">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eastAsia"/>
          <w:lang w:eastAsia="zh-CN"/>
        </w:rPr>
        <w:t>删除无效账单：管理员可删除已支付但因故无效的账单，系统需记录所有删除操作，便于日后审计追踪。</w:t>
      </w:r>
    </w:p>
    <w:p w14:paraId="04A132AE">
      <w:pPr>
        <w:pStyle w:val="4"/>
        <w:numPr>
          <w:ilvl w:val="2"/>
          <w:numId w:val="0"/>
        </w:numPr>
        <w:bidi w:val="0"/>
        <w:ind w:leftChars="0"/>
        <w:rPr>
          <w:rFonts w:hint="default"/>
        </w:rPr>
      </w:pPr>
      <w:bookmarkStart w:id="35" w:name="_Toc11361"/>
      <w:r>
        <w:rPr>
          <w:rFonts w:hint="eastAsia"/>
          <w:lang w:val="en-US" w:eastAsia="zh-CN"/>
        </w:rPr>
        <w:t>3.3.5</w:t>
      </w:r>
      <w:r>
        <w:rPr>
          <w:rFonts w:hint="default"/>
        </w:rPr>
        <w:t>财务记录的归档与备份</w:t>
      </w:r>
      <w:bookmarkEnd w:id="35"/>
    </w:p>
    <w:p w14:paraId="1941CE3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hint="default"/>
        </w:rPr>
        <w:t>账务管理子系统还应提供财务记录的归档与备份功能，以保证数据的安全性与可恢复性。</w:t>
      </w:r>
    </w:p>
    <w:p w14:paraId="15FAA35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账单归档：系统应定期将财务记录进行归档处理，尤其是已结清的账单。</w:t>
      </w:r>
      <w:r>
        <w:rPr>
          <w:rFonts w:hint="eastAsia"/>
          <w:lang w:eastAsia="zh-CN"/>
        </w:rPr>
        <w:t>在固定的时间周期（例如每月或每季度）内，管理员应将所有已完成的账单进行归档处理，以减轻系统的运行负担。</w:t>
      </w:r>
    </w:p>
    <w:p w14:paraId="42A7EE4E">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财务数据备份：为了防止数据丢失或系统崩溃，</w:t>
      </w:r>
      <w:r>
        <w:rPr>
          <w:rFonts w:hint="eastAsia"/>
          <w:lang w:eastAsia="zh-CN"/>
        </w:rPr>
        <w:t>财</w:t>
      </w:r>
      <w:r>
        <w:rPr>
          <w:rFonts w:hint="default"/>
        </w:rPr>
        <w:t>务记录的备份功能尤为重要。</w:t>
      </w:r>
      <w:r>
        <w:rPr>
          <w:rFonts w:hint="eastAsia"/>
          <w:lang w:eastAsia="zh-CN"/>
        </w:rPr>
        <w:t>为了确保财务数据的安全性和业务连续性，系统应实施定期与事件驱动相结合的备份策略。建议每天结束工作后进行一次完整的数据备份，确保所有当天录入的信息得到保存。此外，在进行关键操作前，如结账或调整重要财务记录时也应立即备份，以防万一操作失误导致数据丢失。除了本地备份外，还推荐使用云服务或其他远程存储解决方案来存放备份文件，以增加数据恢复的安全性。</w:t>
      </w:r>
    </w:p>
    <w:p w14:paraId="3D55A706">
      <w:pPr>
        <w:pStyle w:val="3"/>
        <w:numPr>
          <w:ilvl w:val="1"/>
          <w:numId w:val="0"/>
        </w:numPr>
        <w:ind w:leftChars="0"/>
        <w:rPr>
          <w:rFonts w:hint="eastAsia"/>
        </w:rPr>
      </w:pPr>
      <w:bookmarkStart w:id="36" w:name="_Toc3058"/>
      <w:r>
        <w:rPr>
          <w:rFonts w:hint="eastAsia"/>
          <w:sz w:val="28"/>
          <w:lang w:val="en-US" w:eastAsia="zh-CN"/>
        </w:rPr>
        <w:t>3.4</w:t>
      </w:r>
      <w:r>
        <w:rPr>
          <w:rFonts w:hint="eastAsia"/>
          <w:sz w:val="28"/>
        </w:rPr>
        <w:t>餐饮管理子系统</w:t>
      </w:r>
      <w:bookmarkEnd w:id="36"/>
    </w:p>
    <w:p w14:paraId="606C14C5">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lang w:eastAsia="zh-CN"/>
        </w:rPr>
        <w:t>餐饮管理子系统作为酒店管理系统的核心部分，其目标是优化餐饮服务管理流程，确保顾客在用餐过程中能够体验到高效且便捷的服务。</w:t>
      </w:r>
      <w:r>
        <w:rPr>
          <w:rFonts w:hint="default"/>
        </w:rPr>
        <w:t>该子系统主要包括顾客入座、点餐管理、餐品修改</w:t>
      </w:r>
      <w:r>
        <w:rPr>
          <w:rFonts w:hint="eastAsia"/>
          <w:lang w:eastAsia="zh-CN"/>
        </w:rPr>
        <w:t>，以及</w:t>
      </w:r>
      <w:r>
        <w:rPr>
          <w:rFonts w:hint="default"/>
        </w:rPr>
        <w:t>结账等功能，目的是提供高效的餐饮服务，同时准确地记录和管理餐饮消费。以下是对餐饮管理子系统各功能的详细需求分析：</w:t>
      </w:r>
    </w:p>
    <w:p w14:paraId="59235158">
      <w:pPr>
        <w:pStyle w:val="4"/>
        <w:numPr>
          <w:ilvl w:val="2"/>
          <w:numId w:val="0"/>
        </w:numPr>
        <w:bidi w:val="0"/>
        <w:ind w:leftChars="0"/>
        <w:rPr>
          <w:rFonts w:hint="default"/>
        </w:rPr>
      </w:pPr>
      <w:bookmarkStart w:id="37" w:name="_Toc14055"/>
      <w:r>
        <w:rPr>
          <w:rFonts w:hint="eastAsia"/>
          <w:lang w:val="en-US" w:eastAsia="zh-CN"/>
        </w:rPr>
        <w:t>3.4.1</w:t>
      </w:r>
      <w:r>
        <w:rPr>
          <w:rFonts w:hint="default"/>
        </w:rPr>
        <w:t>入座</w:t>
      </w:r>
      <w:bookmarkEnd w:id="37"/>
    </w:p>
    <w:p w14:paraId="23A3AFC1">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入座操作是餐饮管理子系统的第一步，顾客入座后，系统需要根据餐桌的状态（如是否空闲、是否</w:t>
      </w:r>
      <w:r>
        <w:rPr>
          <w:rFonts w:hint="eastAsia"/>
          <w:lang w:eastAsia="zh-CN"/>
        </w:rPr>
        <w:t>预订</w:t>
      </w:r>
      <w:r>
        <w:rPr>
          <w:rFonts w:hint="default"/>
        </w:rPr>
        <w:t>）进行相应处理。该功能的需求包括：</w:t>
      </w:r>
    </w:p>
    <w:p w14:paraId="242B33E9">
      <w:pPr>
        <w:pStyle w:val="5"/>
        <w:numPr>
          <w:ilvl w:val="3"/>
          <w:numId w:val="0"/>
        </w:numPr>
        <w:bidi w:val="0"/>
        <w:ind w:leftChars="0"/>
        <w:rPr>
          <w:rFonts w:hint="default"/>
        </w:rPr>
      </w:pPr>
      <w:r>
        <w:rPr>
          <w:rFonts w:hint="eastAsia"/>
          <w:lang w:val="en-US" w:eastAsia="zh-CN"/>
        </w:rPr>
        <w:t>3.4.1.1</w:t>
      </w:r>
      <w:r>
        <w:rPr>
          <w:rFonts w:hint="default"/>
        </w:rPr>
        <w:t>入座操作</w:t>
      </w:r>
    </w:p>
    <w:p w14:paraId="426DB98A">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当顾客到达餐厅并要求入座时，系统应支持快速将顾客信息与餐桌号关联，标记餐桌为“已入座”状态，并记录入座时间、顾客人数等基本信息。</w:t>
      </w:r>
      <w:r>
        <w:rPr>
          <w:rFonts w:hint="eastAsia"/>
          <w:lang w:eastAsia="zh-CN"/>
        </w:rPr>
        <w:t>每张</w:t>
      </w:r>
      <w:r>
        <w:rPr>
          <w:rFonts w:hint="default"/>
        </w:rPr>
        <w:t>餐桌应有唯一的标识符（如桌号），系统应实时更新餐桌状态，确保服务人员能够根据餐桌状态安排顾客入座。</w:t>
      </w:r>
    </w:p>
    <w:p w14:paraId="453E720C">
      <w:pPr>
        <w:pStyle w:val="5"/>
        <w:numPr>
          <w:ilvl w:val="0"/>
          <w:numId w:val="0"/>
        </w:numPr>
        <w:bidi w:val="0"/>
        <w:ind w:leftChars="0"/>
        <w:rPr>
          <w:rFonts w:hint="default"/>
        </w:rPr>
      </w:pPr>
      <w:r>
        <w:rPr>
          <w:rFonts w:hint="eastAsia"/>
          <w:lang w:val="en-US" w:eastAsia="zh-CN"/>
        </w:rPr>
        <w:t>3.4.1.2</w:t>
      </w:r>
      <w:r>
        <w:rPr>
          <w:rFonts w:hint="default"/>
        </w:rPr>
        <w:t>查询入座状态</w:t>
      </w:r>
    </w:p>
    <w:p w14:paraId="15033425">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管理员或服务员可以随时查询当前所有餐桌的状态（如“空闲</w:t>
      </w:r>
      <w:r>
        <w:rPr>
          <w:rFonts w:hint="eastAsia"/>
          <w:lang w:eastAsia="zh-CN"/>
        </w:rPr>
        <w:t>”“</w:t>
      </w:r>
      <w:r>
        <w:rPr>
          <w:rFonts w:hint="default"/>
        </w:rPr>
        <w:t>已入座”等）。通过查询功能，可以快速了解哪些餐桌可供使用，哪些餐桌正在服务中，以及哪些餐桌已经</w:t>
      </w:r>
      <w:r>
        <w:rPr>
          <w:rFonts w:hint="eastAsia"/>
          <w:lang w:eastAsia="zh-CN"/>
        </w:rPr>
        <w:t>预订</w:t>
      </w:r>
      <w:r>
        <w:rPr>
          <w:rFonts w:hint="default"/>
        </w:rPr>
        <w:t>。系统应支持按餐桌号、入座时间、状态等多维度查询，以便于快速分配餐桌。</w:t>
      </w:r>
    </w:p>
    <w:p w14:paraId="23B7A62F">
      <w:pPr>
        <w:pStyle w:val="5"/>
        <w:numPr>
          <w:ilvl w:val="3"/>
          <w:numId w:val="0"/>
        </w:numPr>
        <w:bidi w:val="0"/>
        <w:ind w:leftChars="0"/>
        <w:rPr>
          <w:rFonts w:hint="default"/>
        </w:rPr>
      </w:pPr>
      <w:r>
        <w:rPr>
          <w:rFonts w:hint="eastAsia"/>
          <w:lang w:val="en-US" w:eastAsia="zh-CN"/>
        </w:rPr>
        <w:t>3.4.1.3</w:t>
      </w:r>
      <w:r>
        <w:rPr>
          <w:rFonts w:hint="default"/>
        </w:rPr>
        <w:t>取消入座</w:t>
      </w:r>
    </w:p>
    <w:p w14:paraId="4BA2B4F7">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如果顾客提前离开或放弃用餐，系统应支持取消入座操作。这将更新餐桌状态为“空闲”并清除该餐桌的顾客信息。取消入座操作需要记录相应的操作日志，以便追溯。</w:t>
      </w:r>
    </w:p>
    <w:p w14:paraId="441B7832">
      <w:pPr>
        <w:pStyle w:val="5"/>
        <w:numPr>
          <w:ilvl w:val="3"/>
          <w:numId w:val="0"/>
        </w:numPr>
        <w:bidi w:val="0"/>
        <w:ind w:leftChars="0"/>
        <w:rPr>
          <w:rFonts w:hint="default"/>
        </w:rPr>
      </w:pPr>
      <w:r>
        <w:rPr>
          <w:rFonts w:hint="eastAsia"/>
          <w:lang w:val="en-US" w:eastAsia="zh-CN"/>
        </w:rPr>
        <w:t>3.4.1.4</w:t>
      </w:r>
      <w:r>
        <w:rPr>
          <w:rFonts w:hint="default"/>
        </w:rPr>
        <w:t>修改入座信息</w:t>
      </w:r>
    </w:p>
    <w:p w14:paraId="11EC1CBD">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在某些情况下，如顾客要求更改餐桌或</w:t>
      </w:r>
      <w:r>
        <w:rPr>
          <w:rFonts w:hint="eastAsia"/>
          <w:lang w:val="en-US" w:eastAsia="zh-CN"/>
        </w:rPr>
        <w:t>就座时间</w:t>
      </w:r>
      <w:r>
        <w:rPr>
          <w:rFonts w:hint="default"/>
        </w:rPr>
        <w:t>，系统应允许修改已入座的餐桌信息。修改操作应实时更新餐桌状态和顾客信息。</w:t>
      </w:r>
    </w:p>
    <w:p w14:paraId="1B314A4E">
      <w:pPr>
        <w:pStyle w:val="4"/>
        <w:numPr>
          <w:ilvl w:val="2"/>
          <w:numId w:val="0"/>
        </w:numPr>
        <w:bidi w:val="0"/>
        <w:ind w:leftChars="0"/>
        <w:rPr>
          <w:rFonts w:hint="default"/>
        </w:rPr>
      </w:pPr>
      <w:bookmarkStart w:id="38" w:name="_Toc18301"/>
      <w:r>
        <w:rPr>
          <w:rFonts w:hint="eastAsia"/>
          <w:lang w:val="en-US" w:eastAsia="zh-CN"/>
        </w:rPr>
        <w:t>3.4.2</w:t>
      </w:r>
      <w:r>
        <w:rPr>
          <w:rFonts w:hint="default"/>
        </w:rPr>
        <w:t>点餐</w:t>
      </w:r>
      <w:bookmarkEnd w:id="38"/>
    </w:p>
    <w:p w14:paraId="62D8FB48">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点餐操作是餐饮管理子系统的核心功能之一，</w:t>
      </w:r>
      <w:r>
        <w:rPr>
          <w:rFonts w:hint="eastAsia"/>
          <w:lang w:eastAsia="zh-CN"/>
        </w:rPr>
        <w:t>涉及</w:t>
      </w:r>
      <w:r>
        <w:rPr>
          <w:rFonts w:hint="default"/>
        </w:rPr>
        <w:t>顾客点餐、菜品修改、删除等。该功能的需求包括：</w:t>
      </w:r>
    </w:p>
    <w:p w14:paraId="42B78BCF">
      <w:pPr>
        <w:pStyle w:val="5"/>
        <w:numPr>
          <w:ilvl w:val="3"/>
          <w:numId w:val="0"/>
        </w:numPr>
        <w:bidi w:val="0"/>
        <w:ind w:leftChars="0"/>
        <w:rPr>
          <w:rFonts w:hint="default"/>
        </w:rPr>
      </w:pPr>
      <w:r>
        <w:rPr>
          <w:rFonts w:hint="eastAsia"/>
          <w:lang w:val="en-US" w:eastAsia="zh-CN"/>
        </w:rPr>
        <w:t>3.4.2.1</w:t>
      </w:r>
      <w:r>
        <w:rPr>
          <w:rFonts w:hint="default"/>
        </w:rPr>
        <w:t>新增点餐</w:t>
      </w:r>
    </w:p>
    <w:p w14:paraId="27BC3761">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顾客在入座后，通过服务员或点餐系统点选所需的菜品。系统应支持显示菜品，并允许选择相应的菜品、数量等信息。系统应实时更新餐桌的点餐信息，并为每一桌生成一个点餐记录，以便后续结算时能够准确统计费用。</w:t>
      </w:r>
    </w:p>
    <w:p w14:paraId="37A482DD">
      <w:pPr>
        <w:pStyle w:val="5"/>
        <w:numPr>
          <w:ilvl w:val="3"/>
          <w:numId w:val="0"/>
        </w:numPr>
        <w:bidi w:val="0"/>
        <w:ind w:leftChars="0"/>
        <w:rPr>
          <w:rFonts w:hint="default"/>
        </w:rPr>
      </w:pPr>
      <w:r>
        <w:rPr>
          <w:rFonts w:hint="eastAsia"/>
          <w:lang w:val="en-US" w:eastAsia="zh-CN"/>
        </w:rPr>
        <w:t>3.4.2.2</w:t>
      </w:r>
      <w:r>
        <w:rPr>
          <w:rFonts w:hint="default"/>
        </w:rPr>
        <w:t>查询点餐信息</w:t>
      </w:r>
    </w:p>
    <w:p w14:paraId="35325858">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管理员可以随时查看某个餐桌的点餐详情。系统应支持按餐桌号等信息进行查询，确保服务员能够准确了解顾客的点餐情况。查询功能还应支持显示菜品的总金额、是否已上菜等状态，帮助服务员进行有效的服务管理。</w:t>
      </w:r>
    </w:p>
    <w:p w14:paraId="43B841E6">
      <w:pPr>
        <w:pStyle w:val="5"/>
        <w:numPr>
          <w:ilvl w:val="3"/>
          <w:numId w:val="0"/>
        </w:numPr>
        <w:bidi w:val="0"/>
        <w:ind w:leftChars="0"/>
        <w:rPr>
          <w:rFonts w:hint="default"/>
        </w:rPr>
      </w:pPr>
      <w:r>
        <w:rPr>
          <w:rFonts w:hint="eastAsia"/>
          <w:lang w:val="en-US" w:eastAsia="zh-CN"/>
        </w:rPr>
        <w:t>3.4.2.3</w:t>
      </w:r>
      <w:r>
        <w:rPr>
          <w:rFonts w:hint="default"/>
        </w:rPr>
        <w:t>修改点餐信息</w:t>
      </w:r>
    </w:p>
    <w:p w14:paraId="3330FCE9">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在顾客点餐后，若因需求变化需修改点餐内容（如更改菜品、增减数量、换菜等），系统应支持修改点餐记录。修改操作应</w:t>
      </w:r>
      <w:r>
        <w:rPr>
          <w:rFonts w:hint="eastAsia"/>
          <w:lang w:eastAsia="zh-CN"/>
        </w:rPr>
        <w:t>及时</w:t>
      </w:r>
      <w:r>
        <w:rPr>
          <w:rFonts w:hint="default"/>
        </w:rPr>
        <w:t>更新顾客的账单，以确保账单内容的准确性。同时，修改操作应具备权限控制，以防止未经授权的操作。</w:t>
      </w:r>
    </w:p>
    <w:p w14:paraId="0B33E2A3">
      <w:pPr>
        <w:pStyle w:val="5"/>
        <w:numPr>
          <w:ilvl w:val="3"/>
          <w:numId w:val="0"/>
        </w:numPr>
        <w:bidi w:val="0"/>
        <w:ind w:leftChars="0"/>
        <w:rPr>
          <w:rFonts w:hint="default"/>
        </w:rPr>
      </w:pPr>
      <w:r>
        <w:rPr>
          <w:rFonts w:hint="eastAsia"/>
          <w:lang w:val="en-US" w:eastAsia="zh-CN"/>
        </w:rPr>
        <w:t>3.4.2.4</w:t>
      </w:r>
      <w:r>
        <w:rPr>
          <w:rFonts w:hint="default"/>
        </w:rPr>
        <w:t>删除点餐记录</w:t>
      </w:r>
    </w:p>
    <w:p w14:paraId="614A3BD3">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如果顾客取消了某项点餐或发现菜品错误，系统应支持删除该菜品记录。删除操作应实时更新账单金额，并确保不会遗漏任何取消或修改</w:t>
      </w:r>
      <w:r>
        <w:rPr>
          <w:rFonts w:hint="eastAsia"/>
          <w:lang w:eastAsia="zh-CN"/>
        </w:rPr>
        <w:t>的事</w:t>
      </w:r>
      <w:r>
        <w:rPr>
          <w:rFonts w:hint="default"/>
        </w:rPr>
        <w:t>项。</w:t>
      </w:r>
      <w:r>
        <w:rPr>
          <w:rFonts w:hint="eastAsia"/>
          <w:lang w:eastAsia="zh-CN"/>
        </w:rPr>
        <w:t>删除操作需详尽记录操作日志，便于后续审计与追踪。</w:t>
      </w:r>
    </w:p>
    <w:p w14:paraId="090C3FFE">
      <w:pPr>
        <w:pStyle w:val="4"/>
        <w:numPr>
          <w:ilvl w:val="2"/>
          <w:numId w:val="0"/>
        </w:numPr>
        <w:bidi w:val="0"/>
        <w:ind w:leftChars="0"/>
        <w:rPr>
          <w:rFonts w:hint="default"/>
        </w:rPr>
      </w:pPr>
      <w:bookmarkStart w:id="39" w:name="_Toc22027"/>
      <w:r>
        <w:rPr>
          <w:rFonts w:hint="eastAsia"/>
          <w:lang w:val="en-US" w:eastAsia="zh-CN"/>
        </w:rPr>
        <w:t>3.4.3</w:t>
      </w:r>
      <w:r>
        <w:rPr>
          <w:rFonts w:hint="default"/>
        </w:rPr>
        <w:t>结账功能</w:t>
      </w:r>
      <w:bookmarkEnd w:id="39"/>
    </w:p>
    <w:p w14:paraId="0248E11C">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结账功能是餐饮管理子系统中至关重要的一部分，它</w:t>
      </w:r>
      <w:r>
        <w:rPr>
          <w:rFonts w:hint="eastAsia"/>
          <w:lang w:eastAsia="zh-CN"/>
        </w:rPr>
        <w:t>涉及</w:t>
      </w:r>
      <w:r>
        <w:rPr>
          <w:rFonts w:hint="default"/>
        </w:rPr>
        <w:t>餐饮消费的核算、结算和支付过程。</w:t>
      </w:r>
      <w:r>
        <w:rPr>
          <w:rFonts w:hint="eastAsia"/>
          <w:lang w:eastAsia="zh-CN"/>
        </w:rPr>
        <w:t>结账过程需确保数据精准无误，同时提供便捷的结账体验。</w:t>
      </w:r>
    </w:p>
    <w:p w14:paraId="0D62C4B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生成账单：结账时，系统应根据顾客点餐记录自动生成详细账单，账单中应列出所有消费的菜品、数量、单价及总金额。</w:t>
      </w:r>
      <w:r>
        <w:rPr>
          <w:rFonts w:hint="eastAsia"/>
          <w:lang w:eastAsia="zh-CN"/>
        </w:rPr>
        <w:t>系统需支持账单与顾客入座信息的关联，以保障账单的准确无误与完整性。</w:t>
      </w:r>
    </w:p>
    <w:p w14:paraId="69CC51D4">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计算折扣和优惠：在某些情况下，顾客可能享有折扣或优惠（如会员折扣、节日优惠等）。系统应支持根据顾客的优惠信息自动计算折扣金额，并将其应用到最终账单中。</w:t>
      </w:r>
      <w:r>
        <w:rPr>
          <w:rFonts w:hint="eastAsia"/>
          <w:lang w:eastAsia="zh-CN"/>
        </w:rPr>
        <w:t>折扣信息需清晰列出，便于顾客与管理员进行核对。</w:t>
      </w:r>
    </w:p>
    <w:p w14:paraId="4E8816AA">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支付操作：顾客结账时，系统应支持多种支付方式，如现金、信用卡、移动支付等。</w:t>
      </w:r>
      <w:r>
        <w:rPr>
          <w:rFonts w:hint="eastAsia"/>
          <w:lang w:eastAsia="zh-CN"/>
        </w:rPr>
        <w:t>支付时，系统需核对支付金额与账单金额无误，并即时更新账单状态至“已支付”，同时自动生成支付凭证，供管理员随时查阅支付记录。</w:t>
      </w:r>
    </w:p>
    <w:p w14:paraId="7DD3BA77">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lang w:eastAsia="zh-CN"/>
        </w:rPr>
        <w:t>结账后，系统自动更新餐桌状态为“空闲”，清除点餐记录，并生成消费历史记录，便于后续查询与管理。</w:t>
      </w:r>
      <w:r>
        <w:rPr>
          <w:rFonts w:hint="default"/>
        </w:rPr>
        <w:t>此外，系统</w:t>
      </w:r>
      <w:r>
        <w:rPr>
          <w:rFonts w:hint="eastAsia"/>
          <w:lang w:eastAsia="zh-CN"/>
        </w:rPr>
        <w:t>还</w:t>
      </w:r>
      <w:r>
        <w:rPr>
          <w:rFonts w:hint="default"/>
        </w:rPr>
        <w:t>支持为顾客生成消费发票，并通过打印方式提供给顾客。</w:t>
      </w:r>
    </w:p>
    <w:p w14:paraId="6D155B68">
      <w:pPr>
        <w:pStyle w:val="3"/>
        <w:numPr>
          <w:ilvl w:val="1"/>
          <w:numId w:val="0"/>
        </w:numPr>
        <w:ind w:leftChars="0"/>
        <w:rPr>
          <w:rFonts w:hint="eastAsia"/>
        </w:rPr>
      </w:pPr>
      <w:bookmarkStart w:id="40" w:name="_Toc19298"/>
      <w:r>
        <w:rPr>
          <w:rFonts w:hint="eastAsia"/>
          <w:sz w:val="28"/>
          <w:lang w:val="en-US" w:eastAsia="zh-CN"/>
        </w:rPr>
        <w:t>3.5</w:t>
      </w:r>
      <w:r>
        <w:rPr>
          <w:rFonts w:hint="eastAsia"/>
          <w:sz w:val="28"/>
        </w:rPr>
        <w:t>库存管理子系统</w:t>
      </w:r>
      <w:bookmarkEnd w:id="40"/>
    </w:p>
    <w:p w14:paraId="528846AD">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eastAsia"/>
          <w:lang w:eastAsia="zh-CN"/>
        </w:rPr>
        <w:t>库存管理子系统作为酒店管理系统的核心，不仅需要有效地跟踪和管理酒店的库存资源，如餐桌和房间，还必须提供强大的增查删改功能以确保资源的实时更新和准确性。通过引入科技手段，例如云平台解决方案，可以实现库存管理的实时监控和数据共享，从而优化库存清单分类和审批流程，提高运营效率，减少浪费，并增强系统的稳定性。</w:t>
      </w:r>
      <w:r>
        <w:rPr>
          <w:rFonts w:hint="default"/>
        </w:rPr>
        <w:t>以下是对库存管理子系统功能的详细需求分析</w:t>
      </w:r>
      <w:r>
        <w:rPr>
          <w:rFonts w:hint="eastAsia"/>
          <w:lang w:eastAsia="zh-CN"/>
        </w:rPr>
        <w:t>。</w:t>
      </w:r>
    </w:p>
    <w:p w14:paraId="624101AB">
      <w:pPr>
        <w:pStyle w:val="4"/>
        <w:numPr>
          <w:ilvl w:val="2"/>
          <w:numId w:val="0"/>
        </w:numPr>
        <w:bidi w:val="0"/>
        <w:ind w:leftChars="0"/>
        <w:rPr>
          <w:rFonts w:hint="default"/>
        </w:rPr>
      </w:pPr>
      <w:bookmarkStart w:id="41" w:name="_Toc8842"/>
      <w:r>
        <w:rPr>
          <w:rFonts w:hint="eastAsia"/>
          <w:lang w:val="en-US" w:eastAsia="zh-CN"/>
        </w:rPr>
        <w:t>3.5.1</w:t>
      </w:r>
      <w:r>
        <w:rPr>
          <w:rFonts w:hint="default"/>
        </w:rPr>
        <w:t>餐桌库存管理</w:t>
      </w:r>
      <w:bookmarkEnd w:id="41"/>
    </w:p>
    <w:p w14:paraId="14B998A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hint="default"/>
        </w:rPr>
        <w:t>餐桌是酒店餐饮服务的基础资源之一，系统需要对餐桌的数量、状态和分配情况进行精确管理。功能需求包括：</w:t>
      </w:r>
    </w:p>
    <w:p w14:paraId="0F194E0C">
      <w:pPr>
        <w:pStyle w:val="5"/>
        <w:numPr>
          <w:ilvl w:val="3"/>
          <w:numId w:val="0"/>
        </w:numPr>
        <w:bidi w:val="0"/>
        <w:ind w:leftChars="0"/>
        <w:rPr>
          <w:rFonts w:hint="default"/>
        </w:rPr>
      </w:pPr>
      <w:r>
        <w:rPr>
          <w:rFonts w:hint="eastAsia"/>
          <w:lang w:val="en-US" w:eastAsia="zh-CN"/>
        </w:rPr>
        <w:t>3.5.1.1</w:t>
      </w:r>
      <w:r>
        <w:rPr>
          <w:rFonts w:hint="default"/>
        </w:rPr>
        <w:t>新增餐桌</w:t>
      </w:r>
    </w:p>
    <w:p w14:paraId="1474F3AC">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当酒店新增餐桌或重新调整餐桌时，系统应支持录入餐桌信息。每张餐桌应具有唯一的标识符（如餐桌号），并可标明餐桌类型（如</w:t>
      </w:r>
      <w:r>
        <w:rPr>
          <w:rFonts w:hint="eastAsia"/>
          <w:lang w:val="en-US" w:eastAsia="zh-CN"/>
        </w:rPr>
        <w:t>大厅、包厢</w:t>
      </w:r>
      <w:r>
        <w:rPr>
          <w:rFonts w:hint="default"/>
        </w:rPr>
        <w:t>等）及容量（如可容纳的顾客人数）。新增操作应确保每次添加的餐桌信息完整、规范，并即时更新餐厅的座位情况。</w:t>
      </w:r>
    </w:p>
    <w:p w14:paraId="57FFA0CE">
      <w:pPr>
        <w:pStyle w:val="5"/>
        <w:numPr>
          <w:ilvl w:val="3"/>
          <w:numId w:val="0"/>
        </w:numPr>
        <w:bidi w:val="0"/>
        <w:ind w:leftChars="0"/>
        <w:rPr>
          <w:rFonts w:hint="default"/>
        </w:rPr>
      </w:pPr>
      <w:r>
        <w:rPr>
          <w:rFonts w:hint="eastAsia"/>
          <w:lang w:val="en-US" w:eastAsia="zh-CN"/>
        </w:rPr>
        <w:t>3.5.1.2</w:t>
      </w:r>
      <w:r>
        <w:rPr>
          <w:rFonts w:hint="default"/>
        </w:rPr>
        <w:t>查询餐桌状态</w:t>
      </w:r>
    </w:p>
    <w:p w14:paraId="44D86CFD">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系统应提供便捷的查询功能，以帮助管理人员实时查看餐桌的当前状态，如“空闲</w:t>
      </w:r>
      <w:r>
        <w:rPr>
          <w:rFonts w:hint="eastAsia"/>
          <w:lang w:eastAsia="zh-CN"/>
        </w:rPr>
        <w:t>”“</w:t>
      </w:r>
      <w:r>
        <w:rPr>
          <w:rFonts w:hint="default"/>
        </w:rPr>
        <w:t>已入座”等。查询功能应支持按餐桌号、餐桌类型、餐桌</w:t>
      </w:r>
      <w:r>
        <w:rPr>
          <w:rFonts w:hint="eastAsia"/>
          <w:lang w:val="en-US" w:eastAsia="zh-CN"/>
        </w:rPr>
        <w:t>座位</w:t>
      </w:r>
      <w:r>
        <w:rPr>
          <w:rFonts w:hint="default"/>
        </w:rPr>
        <w:t>等维度进行筛选，帮助餐厅管理人员快速了解餐桌的使用情况，做出合理的座位安排。</w:t>
      </w:r>
    </w:p>
    <w:p w14:paraId="266B181B">
      <w:pPr>
        <w:pStyle w:val="5"/>
        <w:numPr>
          <w:ilvl w:val="3"/>
          <w:numId w:val="0"/>
        </w:numPr>
        <w:bidi w:val="0"/>
        <w:ind w:leftChars="0"/>
        <w:rPr>
          <w:rFonts w:hint="default"/>
        </w:rPr>
      </w:pPr>
      <w:r>
        <w:rPr>
          <w:rFonts w:hint="eastAsia"/>
          <w:lang w:val="en-US" w:eastAsia="zh-CN"/>
        </w:rPr>
        <w:t>3.5.1.3</w:t>
      </w:r>
      <w:r>
        <w:rPr>
          <w:rFonts w:hint="default"/>
        </w:rPr>
        <w:t>删除餐桌</w:t>
      </w:r>
    </w:p>
    <w:p w14:paraId="1C9CCFF5">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若某些餐桌不再使用，系统应支持删除餐桌记录。删除操作需谨慎，防止误删除。同时，</w:t>
      </w:r>
      <w:r>
        <w:rPr>
          <w:rFonts w:hint="eastAsia"/>
          <w:lang w:eastAsia="zh-CN"/>
        </w:rPr>
        <w:t>删除餐桌时，系统自动更新座位数，确保总数准确。同时，设置权限限制，防止误删。</w:t>
      </w:r>
    </w:p>
    <w:p w14:paraId="360A3CBB">
      <w:pPr>
        <w:pStyle w:val="5"/>
        <w:numPr>
          <w:ilvl w:val="3"/>
          <w:numId w:val="0"/>
        </w:numPr>
        <w:bidi w:val="0"/>
        <w:ind w:leftChars="0"/>
        <w:rPr>
          <w:rFonts w:hint="default"/>
        </w:rPr>
      </w:pPr>
      <w:r>
        <w:rPr>
          <w:rFonts w:hint="eastAsia"/>
          <w:lang w:val="en-US" w:eastAsia="zh-CN"/>
        </w:rPr>
        <w:t>3.5.1.4</w:t>
      </w:r>
      <w:r>
        <w:rPr>
          <w:rFonts w:hint="default"/>
        </w:rPr>
        <w:t>修改餐桌信息</w:t>
      </w:r>
    </w:p>
    <w:p w14:paraId="6F2848DF">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如果餐桌的类型或容量等信息需要变更（如餐桌重新调整或功能变化），系统应允许修改餐桌的基本信息。修改操作应</w:t>
      </w:r>
      <w:r>
        <w:rPr>
          <w:rFonts w:hint="eastAsia"/>
          <w:lang w:eastAsia="zh-CN"/>
        </w:rPr>
        <w:t>及时</w:t>
      </w:r>
      <w:r>
        <w:rPr>
          <w:rFonts w:hint="default"/>
        </w:rPr>
        <w:t>更新餐桌的状态及相关信息，以避免出现餐桌管理信息的不一致性。</w:t>
      </w:r>
    </w:p>
    <w:p w14:paraId="4CAC2D1B">
      <w:pPr>
        <w:pStyle w:val="4"/>
        <w:numPr>
          <w:ilvl w:val="2"/>
          <w:numId w:val="0"/>
        </w:numPr>
        <w:bidi w:val="0"/>
        <w:ind w:leftChars="0"/>
        <w:rPr>
          <w:rFonts w:hint="default"/>
        </w:rPr>
      </w:pPr>
      <w:bookmarkStart w:id="42" w:name="_Toc26874"/>
      <w:r>
        <w:rPr>
          <w:rFonts w:hint="eastAsia"/>
          <w:lang w:val="en-US" w:eastAsia="zh-CN"/>
        </w:rPr>
        <w:t>3.5.2</w:t>
      </w:r>
      <w:r>
        <w:rPr>
          <w:rFonts w:hint="default"/>
        </w:rPr>
        <w:t>房间库存管理</w:t>
      </w:r>
      <w:bookmarkEnd w:id="42"/>
    </w:p>
    <w:p w14:paraId="5833D671">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房间是酒店服务中的另一项重要资源，系统需要提供精细化的房间管理功能，确保每间房的使用状态、价格和相关信息都能得到准确跟踪和管理。功能需求包括：</w:t>
      </w:r>
    </w:p>
    <w:p w14:paraId="760CA441">
      <w:pPr>
        <w:pStyle w:val="5"/>
        <w:numPr>
          <w:ilvl w:val="3"/>
          <w:numId w:val="0"/>
        </w:numPr>
        <w:bidi w:val="0"/>
        <w:ind w:leftChars="0"/>
        <w:rPr>
          <w:rFonts w:hint="default"/>
        </w:rPr>
      </w:pPr>
      <w:r>
        <w:rPr>
          <w:rFonts w:hint="eastAsia"/>
          <w:lang w:val="en-US" w:eastAsia="zh-CN"/>
        </w:rPr>
        <w:t>3.5.2.1</w:t>
      </w:r>
      <w:r>
        <w:rPr>
          <w:rFonts w:hint="default"/>
        </w:rPr>
        <w:t>新增房间</w:t>
      </w:r>
    </w:p>
    <w:p w14:paraId="4996BBC4">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当酒店新增房间时，系统应支持房间信息的录入，包括房间号、房型（如单人房、双人房、大床房等）、床型、价格、</w:t>
      </w:r>
      <w:r>
        <w:rPr>
          <w:rFonts w:hint="eastAsia"/>
          <w:lang w:eastAsia="zh-CN"/>
        </w:rPr>
        <w:t>最低</w:t>
      </w:r>
      <w:r>
        <w:rPr>
          <w:rFonts w:hint="default"/>
        </w:rPr>
        <w:t>入住人数等。新增房间时，系统应确保房间编号的唯一性，并自动更新房间的库存状态。</w:t>
      </w:r>
    </w:p>
    <w:p w14:paraId="7C82BD52">
      <w:pPr>
        <w:pStyle w:val="5"/>
        <w:numPr>
          <w:ilvl w:val="3"/>
          <w:numId w:val="0"/>
        </w:numPr>
        <w:bidi w:val="0"/>
        <w:ind w:leftChars="0"/>
        <w:rPr>
          <w:rFonts w:hint="default"/>
        </w:rPr>
      </w:pPr>
      <w:r>
        <w:rPr>
          <w:rFonts w:hint="eastAsia"/>
          <w:lang w:val="en-US" w:eastAsia="zh-CN"/>
        </w:rPr>
        <w:t>3.5.2.2</w:t>
      </w:r>
      <w:r>
        <w:rPr>
          <w:rFonts w:hint="default"/>
        </w:rPr>
        <w:t>查询房间信息</w:t>
      </w:r>
    </w:p>
    <w:p w14:paraId="13D32388">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lang w:eastAsia="zh-CN"/>
        </w:rPr>
        <w:t>系统</w:t>
      </w:r>
      <w:r>
        <w:rPr>
          <w:rFonts w:hint="default"/>
        </w:rPr>
        <w:t>提供强大的查询功能，能够按房间号、房型、价格、当前入住状态等多维度对房间进行筛选查询。该查询功能将帮助酒店管理人员快速查看哪些房间空闲、哪些已</w:t>
      </w:r>
      <w:r>
        <w:rPr>
          <w:rFonts w:hint="eastAsia"/>
          <w:lang w:eastAsia="zh-CN"/>
        </w:rPr>
        <w:t>被预订</w:t>
      </w:r>
      <w:r>
        <w:rPr>
          <w:rFonts w:hint="default"/>
        </w:rPr>
        <w:t>或入住，以及各个房间的相关信息，以便做出及时的管理决策。</w:t>
      </w:r>
    </w:p>
    <w:p w14:paraId="3A24A0EB">
      <w:pPr>
        <w:pStyle w:val="5"/>
        <w:numPr>
          <w:ilvl w:val="3"/>
          <w:numId w:val="0"/>
        </w:numPr>
        <w:bidi w:val="0"/>
        <w:ind w:leftChars="0"/>
        <w:rPr>
          <w:rFonts w:hint="default"/>
        </w:rPr>
      </w:pPr>
      <w:r>
        <w:rPr>
          <w:rFonts w:hint="eastAsia"/>
          <w:lang w:val="en-US" w:eastAsia="zh-CN"/>
        </w:rPr>
        <w:t>3.5.2.3</w:t>
      </w:r>
      <w:r>
        <w:rPr>
          <w:rFonts w:hint="default"/>
        </w:rPr>
        <w:t>删除房间</w:t>
      </w:r>
    </w:p>
    <w:p w14:paraId="0E5C7DB5">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当某些房间由于维修或其他原因暂时无法使用时，系统应支持删除或标记房间为“不可用”。删除房间的操作应确保系统库存的准确性，并且该功能应具备权限控制，防止无授权人员误删除房间信息。</w:t>
      </w:r>
    </w:p>
    <w:p w14:paraId="56A95D98">
      <w:pPr>
        <w:pStyle w:val="5"/>
        <w:numPr>
          <w:ilvl w:val="3"/>
          <w:numId w:val="0"/>
        </w:numPr>
        <w:bidi w:val="0"/>
        <w:ind w:leftChars="0"/>
        <w:rPr>
          <w:rFonts w:hint="default"/>
        </w:rPr>
      </w:pPr>
      <w:r>
        <w:rPr>
          <w:rFonts w:hint="eastAsia"/>
          <w:lang w:val="en-US" w:eastAsia="zh-CN"/>
        </w:rPr>
        <w:t>3.5.2.4</w:t>
      </w:r>
      <w:r>
        <w:rPr>
          <w:rFonts w:hint="default"/>
        </w:rPr>
        <w:t>修改房间信息</w:t>
      </w:r>
    </w:p>
    <w:p w14:paraId="7F03D31D">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在酒店运营过程中，房间的一些信息可能会发生变化，如价格调整、房间改装或其他因素导致房型变动。系统应允许管理人员修改房间信息，确保系统中存储的房间数据始终与实际情况相符。</w:t>
      </w:r>
    </w:p>
    <w:p w14:paraId="3866039E">
      <w:pPr>
        <w:pStyle w:val="4"/>
        <w:numPr>
          <w:ilvl w:val="2"/>
          <w:numId w:val="0"/>
        </w:numPr>
        <w:bidi w:val="0"/>
        <w:ind w:leftChars="0"/>
        <w:rPr>
          <w:rFonts w:hint="default"/>
        </w:rPr>
      </w:pPr>
      <w:bookmarkStart w:id="43" w:name="_Toc7587"/>
      <w:r>
        <w:rPr>
          <w:rFonts w:hint="eastAsia"/>
          <w:lang w:val="en-US" w:eastAsia="zh-CN"/>
        </w:rPr>
        <w:t>3.5.3</w:t>
      </w:r>
      <w:r>
        <w:rPr>
          <w:rFonts w:hint="default"/>
        </w:rPr>
        <w:t>库存状态更新与监控</w:t>
      </w:r>
      <w:bookmarkEnd w:id="43"/>
    </w:p>
    <w:p w14:paraId="03FFCB01">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库存管理子系统不仅仅是对餐桌和房间进行增查删改操作，还需要确保库存状态能够实时更新，并提供足够的监控手段，以支持系统的精细化管理。</w:t>
      </w:r>
    </w:p>
    <w:p w14:paraId="673B106D">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eastAsia"/>
          <w:lang w:eastAsia="zh-CN"/>
        </w:rPr>
        <w:t>系统应自动更新餐桌和房间状态，如顾客入住房间后自动变为‘已入住’，顾客就座餐桌后自动变为‘已入座’，确保状态实时更新，避免信息过期或错误。</w:t>
      </w:r>
    </w:p>
    <w:p w14:paraId="20372ED5">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库存警告机制：为了防止库存资源过度紧张或过多浪费，系统应具备库存警告功能。</w:t>
      </w:r>
      <w:r>
        <w:rPr>
          <w:rFonts w:hint="eastAsia"/>
          <w:lang w:eastAsia="zh-CN"/>
        </w:rPr>
        <w:t>当某类资源（例如餐桌或房间）的数量发生显著变化时，系统应立即触发警报，以提醒管理人员注意。</w:t>
      </w:r>
      <w:r>
        <w:rPr>
          <w:rFonts w:hint="default"/>
        </w:rPr>
        <w:t>例如，某个房型的房间数量过多或过少，餐桌的使用情况异常等，都需要及时提醒相关管理人员。</w:t>
      </w:r>
    </w:p>
    <w:p w14:paraId="3DC5ACF4">
      <w:pPr>
        <w:pStyle w:val="3"/>
        <w:numPr>
          <w:ilvl w:val="1"/>
          <w:numId w:val="0"/>
        </w:numPr>
        <w:ind w:leftChars="0"/>
        <w:rPr>
          <w:rFonts w:hint="eastAsia"/>
        </w:rPr>
      </w:pPr>
      <w:bookmarkStart w:id="44" w:name="_Toc25768"/>
      <w:r>
        <w:rPr>
          <w:rFonts w:hint="eastAsia"/>
          <w:sz w:val="28"/>
          <w:lang w:val="en-US" w:eastAsia="zh-CN"/>
        </w:rPr>
        <w:t>3.6</w:t>
      </w:r>
      <w:r>
        <w:rPr>
          <w:rFonts w:hint="eastAsia"/>
          <w:sz w:val="28"/>
        </w:rPr>
        <w:t>系统维护</w:t>
      </w:r>
      <w:bookmarkEnd w:id="44"/>
    </w:p>
    <w:p w14:paraId="3B1E7861">
      <w:pPr>
        <w:pStyle w:val="4"/>
        <w:numPr>
          <w:ilvl w:val="2"/>
          <w:numId w:val="0"/>
        </w:numPr>
        <w:bidi w:val="0"/>
        <w:ind w:leftChars="0"/>
      </w:pPr>
      <w:bookmarkStart w:id="45" w:name="_Toc10697"/>
      <w:r>
        <w:rPr>
          <w:rFonts w:hint="eastAsia"/>
          <w:lang w:val="en-US" w:eastAsia="zh-CN"/>
        </w:rPr>
        <w:t>3.6.1</w:t>
      </w:r>
      <w:r>
        <w:rPr>
          <w:rFonts w:hint="default"/>
        </w:rPr>
        <w:t>用户权限管理</w:t>
      </w:r>
      <w:bookmarkEnd w:id="45"/>
    </w:p>
    <w:p w14:paraId="3365D18B">
      <w:pPr>
        <w:bidi w:val="0"/>
        <w:ind w:firstLine="480" w:firstLineChars="200"/>
        <w:rPr>
          <w:rFonts w:hint="default"/>
        </w:rPr>
      </w:pPr>
      <w:r>
        <w:rPr>
          <w:rFonts w:hint="default"/>
        </w:rPr>
        <w:t>系统管理员拥有对用户权限的全面管理能力，确保系统内的每个用户只能访问其权限范围内的功能模块。通过权限控制，系统能有效划分不同角色的访问范围，</w:t>
      </w:r>
      <w:r>
        <w:rPr>
          <w:rFonts w:hint="eastAsia"/>
          <w:lang w:eastAsia="zh-CN"/>
        </w:rPr>
        <w:t>例如，前台工作人员仅限于访问入住和退房相关的功能模块，而财务人员则专注于查看和管理账务记录。</w:t>
      </w:r>
      <w:r>
        <w:rPr>
          <w:rFonts w:hint="default"/>
        </w:rPr>
        <w:t>管理员可以根据具体需要，灵活配置不同角色的权限，从而避免信息泄露或误操作。权限管理不仅保证了操作的安全性，还提升了系统的整体管理效率。</w:t>
      </w:r>
    </w:p>
    <w:p w14:paraId="76AB17F2">
      <w:pPr>
        <w:pStyle w:val="4"/>
        <w:numPr>
          <w:ilvl w:val="2"/>
          <w:numId w:val="0"/>
        </w:numPr>
        <w:bidi w:val="0"/>
        <w:ind w:leftChars="0"/>
        <w:rPr>
          <w:rFonts w:hint="default"/>
        </w:rPr>
      </w:pPr>
      <w:bookmarkStart w:id="46" w:name="_Toc28748"/>
      <w:r>
        <w:rPr>
          <w:rFonts w:hint="eastAsia"/>
          <w:lang w:val="en-US" w:eastAsia="zh-CN"/>
        </w:rPr>
        <w:t>3.6.2</w:t>
      </w:r>
      <w:r>
        <w:rPr>
          <w:rFonts w:hint="default"/>
        </w:rPr>
        <w:t>数据字典管理</w:t>
      </w:r>
      <w:bookmarkEnd w:id="46"/>
    </w:p>
    <w:p w14:paraId="4CE38A17">
      <w:pPr>
        <w:bidi w:val="0"/>
        <w:ind w:firstLine="480" w:firstLineChars="200"/>
        <w:rPr>
          <w:rFonts w:hint="default"/>
        </w:rPr>
      </w:pPr>
      <w:r>
        <w:rPr>
          <w:rFonts w:hint="default"/>
        </w:rPr>
        <w:t>为了确保系统中基础数据的准确性和一致性，系统管理员还可以维护和更新数据字典。数据字典包括但不限于顾客类别、房间类型、物品种类等基础数据。</w:t>
      </w:r>
      <w:r>
        <w:rPr>
          <w:rFonts w:hint="eastAsia"/>
          <w:lang w:eastAsia="zh-CN"/>
        </w:rPr>
        <w:t>管理员可以随时对这些基础数据进行增加、删除或修改操作，以满足不断变化的业务需求或政策调整。</w:t>
      </w:r>
      <w:r>
        <w:rPr>
          <w:rFonts w:hint="default"/>
        </w:rPr>
        <w:t>通过集中管理数据字典，可以避免出现数据不一致的情况，同时也提高了系统的灵活性和可扩展性。</w:t>
      </w:r>
    </w:p>
    <w:p w14:paraId="5C66E035">
      <w:pPr>
        <w:pStyle w:val="4"/>
        <w:numPr>
          <w:ilvl w:val="2"/>
          <w:numId w:val="0"/>
        </w:numPr>
        <w:bidi w:val="0"/>
        <w:ind w:leftChars="0"/>
        <w:rPr>
          <w:rFonts w:hint="default"/>
        </w:rPr>
      </w:pPr>
      <w:bookmarkStart w:id="47" w:name="_Toc28099"/>
      <w:r>
        <w:rPr>
          <w:rFonts w:hint="eastAsia"/>
          <w:lang w:val="en-US" w:eastAsia="zh-CN"/>
        </w:rPr>
        <w:t>3.6.3</w:t>
      </w:r>
      <w:r>
        <w:rPr>
          <w:rFonts w:hint="default"/>
        </w:rPr>
        <w:t>系统日志查询</w:t>
      </w:r>
      <w:bookmarkEnd w:id="47"/>
    </w:p>
    <w:p w14:paraId="44E71112">
      <w:pPr>
        <w:bidi w:val="0"/>
        <w:ind w:firstLine="480" w:firstLineChars="200"/>
        <w:rPr>
          <w:rFonts w:hint="default"/>
        </w:rPr>
      </w:pPr>
      <w:r>
        <w:rPr>
          <w:rFonts w:hint="default"/>
        </w:rPr>
        <w:t>为了监控系统运行情况及用户操作，系统提供了完整的日志查询功能。</w:t>
      </w:r>
      <w:r>
        <w:rPr>
          <w:rFonts w:hint="eastAsia"/>
          <w:lang w:eastAsia="zh-CN"/>
        </w:rPr>
        <w:t>管理员能够按需检索各子系统的操作日志，并查阅每位用户的操作历程，涵盖登录、数据修改、报告生成等一系列核心活动。</w:t>
      </w:r>
      <w:r>
        <w:rPr>
          <w:rFonts w:hint="default"/>
        </w:rPr>
        <w:t>这一功能为系统的安全性、稳定性提供了保障，能够帮助管理员及时发现异常行为或潜在问题，并采取适当措施进行处理。日志管理不仅支持事后追溯，还能有效防止数据滥用和非法操作。</w:t>
      </w:r>
    </w:p>
    <w:p w14:paraId="394965D7">
      <w:pPr>
        <w:pStyle w:val="3"/>
        <w:numPr>
          <w:ilvl w:val="1"/>
          <w:numId w:val="0"/>
        </w:numPr>
        <w:ind w:leftChars="0"/>
        <w:rPr>
          <w:rFonts w:hint="eastAsia"/>
        </w:rPr>
      </w:pPr>
      <w:bookmarkStart w:id="48" w:name="_Toc2635"/>
      <w:r>
        <w:rPr>
          <w:rFonts w:hint="eastAsia"/>
          <w:sz w:val="28"/>
          <w:lang w:val="en-US" w:eastAsia="zh-CN"/>
        </w:rPr>
        <w:t>3.7其他</w:t>
      </w:r>
      <w:r>
        <w:rPr>
          <w:rFonts w:hint="eastAsia"/>
          <w:sz w:val="28"/>
        </w:rPr>
        <w:t>需求</w:t>
      </w:r>
      <w:bookmarkEnd w:id="48"/>
    </w:p>
    <w:p w14:paraId="58879124">
      <w:pPr>
        <w:pStyle w:val="4"/>
        <w:numPr>
          <w:ilvl w:val="2"/>
          <w:numId w:val="0"/>
        </w:numPr>
        <w:bidi w:val="0"/>
        <w:ind w:leftChars="0"/>
      </w:pPr>
      <w:bookmarkStart w:id="49" w:name="_Toc7710"/>
      <w:bookmarkStart w:id="50" w:name="_Hlk183705871"/>
      <w:r>
        <w:rPr>
          <w:rFonts w:hint="eastAsia"/>
          <w:lang w:val="en-US" w:eastAsia="zh-CN"/>
        </w:rPr>
        <w:t>3.7.1</w:t>
      </w:r>
      <w:r>
        <w:rPr>
          <w:rFonts w:hint="default"/>
        </w:rPr>
        <w:t>性能需求</w:t>
      </w:r>
      <w:bookmarkEnd w:id="49"/>
    </w:p>
    <w:p w14:paraId="3498275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hint="default"/>
        </w:rPr>
        <w:t>系统的性能是保证各项功能顺畅运行的关键。首先，系统需要具备快速响应的能力，以确保用户在使用过程中不会因延迟而影响体验。</w:t>
      </w:r>
      <w:r>
        <w:rPr>
          <w:rFonts w:hint="eastAsia"/>
          <w:lang w:eastAsia="zh-CN"/>
        </w:rPr>
        <w:t>面对高并发访问，系统需具备处理大量并行操作的能力，特别是在用餐高峰或入住高峰等关键时段，确保系统依然保持高度的稳定性和流畅度。</w:t>
      </w:r>
      <w:r>
        <w:rPr>
          <w:rFonts w:hint="default"/>
        </w:rPr>
        <w:t>此外，</w:t>
      </w:r>
      <w:r>
        <w:rPr>
          <w:rFonts w:hint="eastAsia"/>
          <w:lang w:eastAsia="zh-CN"/>
        </w:rPr>
        <w:t>系统需拥有高效的数据库检索能力，能够迅速处理海量数据，特别是在账务处理、库存查询等数据密集型作业中，确保用户查询操作能在秒级内完成。</w:t>
      </w:r>
      <w:r>
        <w:rPr>
          <w:rFonts w:hint="default"/>
        </w:rPr>
        <w:t>为此，系统应采用高效的数据结构与索引策略，并定期进行性能优化与调优。</w:t>
      </w:r>
    </w:p>
    <w:p w14:paraId="19D8BC2B">
      <w:pPr>
        <w:pStyle w:val="4"/>
        <w:numPr>
          <w:ilvl w:val="2"/>
          <w:numId w:val="0"/>
        </w:numPr>
        <w:bidi w:val="0"/>
        <w:ind w:leftChars="0"/>
        <w:rPr>
          <w:rFonts w:hint="default"/>
        </w:rPr>
      </w:pPr>
      <w:bookmarkStart w:id="51" w:name="_Toc28114"/>
      <w:r>
        <w:rPr>
          <w:rFonts w:hint="eastAsia"/>
          <w:lang w:val="en-US" w:eastAsia="zh-CN"/>
        </w:rPr>
        <w:t>3.7.2</w:t>
      </w:r>
      <w:r>
        <w:rPr>
          <w:rFonts w:hint="default"/>
        </w:rPr>
        <w:t>安全性需求</w:t>
      </w:r>
      <w:bookmarkEnd w:id="51"/>
    </w:p>
    <w:p w14:paraId="130A843F">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安全性是系统设计中的核心要素之一，尤其是在涉及用户隐私、财务数据等敏感信息时。首先，系统需要实现严格的身份验证与访问控制，确保每个用户在登录时进行身份认证，只有授权用户才能访问系统。</w:t>
      </w:r>
      <w:r>
        <w:rPr>
          <w:rFonts w:hint="eastAsia"/>
          <w:lang w:eastAsia="zh-CN"/>
        </w:rPr>
        <w:t>其次，对于敏感信息，例如用户的账户信息、交易记录及房间预订详情等，应采用先进的加密技术进行存储与传输，以确保数据不被泄露。同时，系统需配备日志审计功能，全面记录用户操作行为，并定期进行异常操作检查，以防范外部攻击和内部数据滥用。此外，系统还需具备抵御DDoS攻击、防范SQL注入等常见安全威胁的能力，并定期进行安全漏洞扫描与及时修复。</w:t>
      </w:r>
    </w:p>
    <w:p w14:paraId="5C9432C4">
      <w:pPr>
        <w:pStyle w:val="4"/>
        <w:numPr>
          <w:ilvl w:val="2"/>
          <w:numId w:val="0"/>
        </w:numPr>
        <w:bidi w:val="0"/>
        <w:ind w:leftChars="0"/>
        <w:rPr>
          <w:rFonts w:hint="default"/>
        </w:rPr>
      </w:pPr>
      <w:bookmarkStart w:id="52" w:name="_Toc18140"/>
      <w:r>
        <w:rPr>
          <w:rFonts w:hint="eastAsia"/>
          <w:lang w:val="en-US" w:eastAsia="zh-CN"/>
        </w:rPr>
        <w:t>3.7.3</w:t>
      </w:r>
      <w:r>
        <w:rPr>
          <w:rFonts w:hint="default"/>
        </w:rPr>
        <w:t>可用性需求</w:t>
      </w:r>
      <w:bookmarkEnd w:id="52"/>
    </w:p>
    <w:p w14:paraId="5C5083A5">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hint="default"/>
        </w:rPr>
        <w:t>系统的可用性要求系统在任何时间都能高效运行，具有较低的故障率和快速的恢复能力。</w:t>
      </w:r>
      <w:r>
        <w:rPr>
          <w:rFonts w:hint="eastAsia"/>
          <w:lang w:eastAsia="zh-CN"/>
        </w:rPr>
        <w:t>首先，系统需构建冗余机制，当硬件故障或网络问题发生时，能够迅速自动切换至备份节点，以保障业务持续稳定运行。</w:t>
      </w:r>
      <w:r>
        <w:rPr>
          <w:rFonts w:hint="default"/>
        </w:rPr>
        <w:t>其次，系统应定期进行备份操作，确保在数据丢失或损坏时，能够快速恢复到最近的稳定状态。同时，系统需要提供完善的错误提示和故障诊断功能，帮助用户快速定位和解决问题。此外，系统的界面设计应简洁直观，操作流程清晰，以提升用户的操作效率，避免因操作不当而引发的错误或故障。</w:t>
      </w:r>
    </w:p>
    <w:p w14:paraId="6A57AE1D">
      <w:pPr>
        <w:pStyle w:val="2"/>
        <w:numPr>
          <w:ilvl w:val="0"/>
          <w:numId w:val="0"/>
        </w:numPr>
        <w:ind w:left="12" w:leftChars="0"/>
        <w:jc w:val="center"/>
        <w:rPr>
          <w:rFonts w:hint="eastAsia"/>
          <w:lang w:val="en-US" w:eastAsia="zh-CN"/>
        </w:rPr>
      </w:pPr>
      <w:bookmarkStart w:id="53" w:name="_Toc26178"/>
    </w:p>
    <w:p w14:paraId="08C74A17">
      <w:pPr>
        <w:pStyle w:val="2"/>
        <w:numPr>
          <w:ilvl w:val="0"/>
          <w:numId w:val="0"/>
        </w:numPr>
        <w:ind w:left="12" w:leftChars="0"/>
        <w:jc w:val="center"/>
        <w:rPr>
          <w:rFonts w:hint="eastAsia"/>
          <w:lang w:val="en-US" w:eastAsia="zh-CN"/>
        </w:rPr>
      </w:pPr>
    </w:p>
    <w:p w14:paraId="252455D5">
      <w:pPr>
        <w:pStyle w:val="2"/>
        <w:numPr>
          <w:ilvl w:val="0"/>
          <w:numId w:val="0"/>
        </w:numPr>
        <w:ind w:left="12" w:leftChars="0"/>
        <w:jc w:val="center"/>
        <w:rPr>
          <w:rFonts w:hint="eastAsia"/>
          <w:lang w:val="en-US" w:eastAsia="zh-CN"/>
        </w:rPr>
      </w:pPr>
    </w:p>
    <w:p w14:paraId="4FDE00B1">
      <w:pPr>
        <w:pStyle w:val="2"/>
        <w:numPr>
          <w:ilvl w:val="0"/>
          <w:numId w:val="0"/>
        </w:numPr>
        <w:ind w:left="12" w:leftChars="0"/>
        <w:jc w:val="center"/>
        <w:rPr>
          <w:rFonts w:hint="eastAsia"/>
          <w:lang w:val="en-US" w:eastAsia="zh-CN"/>
        </w:rPr>
      </w:pPr>
    </w:p>
    <w:p w14:paraId="41C3C027">
      <w:pPr>
        <w:pStyle w:val="2"/>
        <w:numPr>
          <w:ilvl w:val="0"/>
          <w:numId w:val="0"/>
        </w:numPr>
        <w:ind w:left="12" w:leftChars="0"/>
        <w:jc w:val="center"/>
        <w:rPr>
          <w:rFonts w:hint="eastAsia"/>
          <w:lang w:val="en-US" w:eastAsia="zh-CN"/>
        </w:rPr>
      </w:pPr>
    </w:p>
    <w:p w14:paraId="7DB14D46">
      <w:pPr>
        <w:pStyle w:val="2"/>
        <w:numPr>
          <w:ilvl w:val="0"/>
          <w:numId w:val="0"/>
        </w:numPr>
        <w:ind w:left="12" w:leftChars="0"/>
        <w:jc w:val="center"/>
        <w:rPr>
          <w:rFonts w:hint="eastAsia"/>
          <w:lang w:val="en-US" w:eastAsia="zh-CN"/>
        </w:rPr>
      </w:pPr>
    </w:p>
    <w:p w14:paraId="30D3F33E">
      <w:pPr>
        <w:pStyle w:val="2"/>
        <w:numPr>
          <w:ilvl w:val="0"/>
          <w:numId w:val="0"/>
        </w:numPr>
        <w:ind w:left="12" w:leftChars="0"/>
        <w:jc w:val="center"/>
        <w:rPr>
          <w:rFonts w:hint="eastAsia"/>
          <w:lang w:val="en-US" w:eastAsia="zh-CN"/>
        </w:rPr>
      </w:pPr>
    </w:p>
    <w:p w14:paraId="6E895B30">
      <w:pPr>
        <w:pStyle w:val="2"/>
        <w:numPr>
          <w:ilvl w:val="0"/>
          <w:numId w:val="0"/>
        </w:numPr>
        <w:ind w:left="12" w:leftChars="0"/>
        <w:jc w:val="center"/>
        <w:rPr>
          <w:rFonts w:hint="eastAsia"/>
          <w:lang w:val="en-US" w:eastAsia="zh-CN"/>
        </w:rPr>
      </w:pPr>
    </w:p>
    <w:p w14:paraId="5E69CB9F">
      <w:pPr>
        <w:pStyle w:val="2"/>
        <w:numPr>
          <w:ilvl w:val="0"/>
          <w:numId w:val="0"/>
        </w:numPr>
        <w:ind w:left="12" w:leftChars="0"/>
        <w:jc w:val="center"/>
        <w:rPr>
          <w:rFonts w:hint="eastAsia"/>
          <w:lang w:val="en-US" w:eastAsia="zh-CN"/>
        </w:rPr>
      </w:pPr>
    </w:p>
    <w:p w14:paraId="3DAA7F12">
      <w:pPr>
        <w:pStyle w:val="2"/>
        <w:numPr>
          <w:ilvl w:val="0"/>
          <w:numId w:val="0"/>
        </w:numPr>
        <w:ind w:left="12" w:leftChars="0"/>
        <w:jc w:val="center"/>
        <w:rPr>
          <w:rFonts w:hint="eastAsia"/>
          <w:lang w:val="en-US" w:eastAsia="zh-CN"/>
        </w:rPr>
      </w:pPr>
    </w:p>
    <w:p w14:paraId="49A1C85B">
      <w:pPr>
        <w:pStyle w:val="2"/>
        <w:numPr>
          <w:ilvl w:val="0"/>
          <w:numId w:val="0"/>
        </w:numPr>
        <w:ind w:left="12" w:leftChars="0"/>
        <w:jc w:val="center"/>
      </w:pPr>
      <w:r>
        <w:rPr>
          <w:rFonts w:hint="eastAsia"/>
          <w:lang w:val="en-US" w:eastAsia="zh-CN"/>
        </w:rPr>
        <w:t xml:space="preserve">第四章 </w:t>
      </w:r>
      <w:r>
        <w:rPr>
          <w:rFonts w:hint="eastAsia"/>
        </w:rPr>
        <w:t>数据库设计</w:t>
      </w:r>
      <w:bookmarkEnd w:id="53"/>
    </w:p>
    <w:bookmarkEnd w:id="50"/>
    <w:p w14:paraId="39A26E3F">
      <w:pPr>
        <w:pStyle w:val="3"/>
        <w:numPr>
          <w:ilvl w:val="1"/>
          <w:numId w:val="0"/>
        </w:numPr>
        <w:ind w:leftChars="0"/>
      </w:pPr>
      <w:bookmarkStart w:id="54" w:name="_Toc16306"/>
      <w:r>
        <w:rPr>
          <w:rFonts w:hint="eastAsia"/>
          <w:lang w:val="en-US" w:eastAsia="zh-CN"/>
        </w:rPr>
        <w:t>4.1</w:t>
      </w:r>
      <w:r>
        <w:rPr>
          <w:rFonts w:hint="eastAsia"/>
        </w:rPr>
        <w:t>系统概念结构设计</w:t>
      </w:r>
      <w:bookmarkEnd w:id="54"/>
    </w:p>
    <w:p w14:paraId="63FD311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t>在系统的概念结构设计中，首先明确了系统的业务需求，并通过抽象的方式定义了与这些需求相关的数据实体及其相互关系。核心的业务模块，如住房管理、账务处理、餐饮管理等，都对应着独立的数据实体。</w:t>
      </w:r>
      <w:r>
        <w:rPr>
          <w:rFonts w:hint="eastAsia"/>
          <w:lang w:eastAsia="zh-CN"/>
        </w:rPr>
        <w:t>这些实体，如用户、订单、账单、菜品、库存、座位、房间及顾客等，均通过复杂的关系网络相互连接，包括多对多、一对多以及一对一的关联方式。每个实体均具备多个属性，这些属性构成了业务操作的基础信息框架。例如，顾客信息表涵盖了姓名、联系方式及住址等关键信息，而账单表则详细记录了总金额、支付状态及付款方式等。通过外键关系，各表之间建立了紧密的逻辑联系，从而确保了数据的一致性和完整性。</w:t>
      </w:r>
    </w:p>
    <w:p w14:paraId="2900B9BC">
      <w:pPr>
        <w:pStyle w:val="3"/>
        <w:numPr>
          <w:ilvl w:val="1"/>
          <w:numId w:val="0"/>
        </w:numPr>
        <w:ind w:leftChars="0"/>
      </w:pPr>
      <w:bookmarkStart w:id="55" w:name="_Toc9958"/>
      <w:r>
        <w:rPr>
          <w:rFonts w:hint="eastAsia"/>
          <w:lang w:val="en-US" w:eastAsia="zh-CN"/>
        </w:rPr>
        <w:t>4.2</w:t>
      </w:r>
      <w:r>
        <w:rPr>
          <w:rFonts w:hint="eastAsia"/>
        </w:rPr>
        <w:t>系统逻辑结构</w:t>
      </w:r>
      <w:r>
        <w:rPr>
          <w:rFonts w:hint="eastAsia"/>
          <w:lang w:val="en-US" w:eastAsia="zh-CN"/>
        </w:rPr>
        <w:t>设计</w:t>
      </w:r>
      <w:bookmarkEnd w:id="55"/>
    </w:p>
    <w:p w14:paraId="1E1B1143">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在逻辑结构设计阶段，对数据库进行了进一步的规范化处理。数据库表的设计遵循第一范式（1NF）到第三范式（3NF），以确保数据的高效存储和访问，同时避免冗余数据的出现。每个表格的字段定义与约束条件都经过严格规划，例如，账单表中通过 user_id 字段关联顾客信息表，订单表通过 bill_id 与账单表建立关联，而餐饮菜单表和库存表则分别与餐品信息和库存量关联。除此之外，为了提高查询效率，在合适的地方添加了索引，例如针对订单号、顾客ID和日期字段建立索引，以加速</w:t>
      </w:r>
      <w:r>
        <w:rPr>
          <w:rFonts w:hint="eastAsia"/>
          <w:lang w:eastAsia="zh-CN"/>
        </w:rPr>
        <w:t>常规</w:t>
      </w:r>
      <w:r>
        <w:rPr>
          <w:rFonts w:hint="eastAsia"/>
        </w:rPr>
        <w:t>查询操作。表间的外键约束确保了数据一致性，而唯一约束则防止了重复数据的插入，保证了每一条记录的独立性和有效性。</w:t>
      </w:r>
    </w:p>
    <w:p w14:paraId="4ADA1845">
      <w:pPr>
        <w:pStyle w:val="3"/>
        <w:numPr>
          <w:ilvl w:val="1"/>
          <w:numId w:val="0"/>
        </w:numPr>
        <w:ind w:leftChars="0"/>
      </w:pPr>
      <w:bookmarkStart w:id="56" w:name="_Toc1903"/>
      <w:r>
        <w:rPr>
          <w:rFonts w:hint="eastAsia"/>
          <w:lang w:val="en-US" w:eastAsia="zh-CN"/>
        </w:rPr>
        <w:t>4.3</w:t>
      </w:r>
      <w:r>
        <w:rPr>
          <w:rFonts w:hint="eastAsia"/>
        </w:rPr>
        <w:t>数据库实施</w:t>
      </w:r>
      <w:bookmarkEnd w:id="56"/>
    </w:p>
    <w:p w14:paraId="1E4C76A8">
      <w:pPr>
        <w:bidi w:val="0"/>
        <w:ind w:firstLine="480" w:firstLineChars="200"/>
        <w:rPr>
          <w:rFonts w:hint="default"/>
        </w:rPr>
      </w:pPr>
      <w:bookmarkStart w:id="57" w:name="_Hlk183705602"/>
      <w:r>
        <w:t>在本项目的数据库实施阶段，采用了</w:t>
      </w:r>
      <w:r>
        <w:rPr>
          <w:rFonts w:hint="default"/>
        </w:rPr>
        <w:t> Django 作为后台开发框架，并选择 SQLite 作为数据库系统。SQLite 由于其轻量级、易于集成的特点，非常适合用于小型到中型的应用程序开发。下面将详细说明数据库实施的五个主要步骤：建库、建表、建索引、创建存储过程、创建触发器。</w:t>
      </w:r>
    </w:p>
    <w:p w14:paraId="128A5DE7">
      <w:pPr>
        <w:pStyle w:val="4"/>
        <w:numPr>
          <w:ilvl w:val="2"/>
          <w:numId w:val="0"/>
        </w:numPr>
        <w:bidi w:val="0"/>
        <w:ind w:leftChars="0"/>
      </w:pPr>
      <w:bookmarkStart w:id="58" w:name="_Toc4444"/>
      <w:r>
        <w:rPr>
          <w:rFonts w:hint="eastAsia"/>
          <w:lang w:val="en-US" w:eastAsia="zh-CN"/>
        </w:rPr>
        <w:t>4.3.1</w:t>
      </w:r>
      <w:r>
        <w:rPr>
          <w:rFonts w:hint="eastAsia"/>
        </w:rPr>
        <w:t>创建数据库</w:t>
      </w:r>
      <w:bookmarkEnd w:id="58"/>
    </w:p>
    <w:bookmarkEnd w:id="57"/>
    <w:p w14:paraId="75FB4D52">
      <w:pPr>
        <w:bidi w:val="0"/>
        <w:ind w:firstLine="480" w:firstLineChars="200"/>
        <w:rPr>
          <w:rFonts w:hint="default"/>
        </w:rPr>
      </w:pPr>
      <w:r>
        <w:rPr>
          <w:rFonts w:hint="default"/>
        </w:rPr>
        <w:t>在 Django 项目中，数据库的创建并不像传统数据库管理系统那样手动执行 </w:t>
      </w:r>
      <w:r>
        <w:t>CREATE DATABASE</w:t>
      </w:r>
      <w:r>
        <w:rPr>
          <w:rFonts w:hint="default"/>
        </w:rPr>
        <w:t> 的 SQL 语句。由于 Django 默认使用 SQLite 数据库，只需要在项目的设置文件 settings.py 中配置数据库的路径即可。Django 会在启动时自动创建 SQLite 数据库文件，并根据模型（Model）定义生成对应的表结构。</w:t>
      </w:r>
    </w:p>
    <w:p w14:paraId="4915B315">
      <w:pPr>
        <w:bidi w:val="0"/>
        <w:ind w:firstLine="480" w:firstLineChars="200"/>
        <w:jc w:val="center"/>
      </w:pPr>
      <w:r>
        <w:drawing>
          <wp:inline distT="0" distB="0" distL="114300" distR="114300">
            <wp:extent cx="4488180" cy="1576070"/>
            <wp:effectExtent l="0" t="0" r="762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488180" cy="1576070"/>
                    </a:xfrm>
                    <a:prstGeom prst="rect">
                      <a:avLst/>
                    </a:prstGeom>
                    <a:noFill/>
                    <a:ln>
                      <a:noFill/>
                    </a:ln>
                  </pic:spPr>
                </pic:pic>
              </a:graphicData>
            </a:graphic>
          </wp:inline>
        </w:drawing>
      </w:r>
    </w:p>
    <w:p w14:paraId="2FC392C0">
      <w:pPr>
        <w:bidi w:val="0"/>
        <w:ind w:firstLine="480" w:firstLineChars="200"/>
        <w:jc w:val="center"/>
        <w:rPr>
          <w:rFonts w:hint="eastAsia" w:ascii="楷体" w:hAnsi="楷体" w:eastAsia="楷体" w:cs="楷体"/>
          <w:lang w:val="en-US" w:eastAsia="zh-CN"/>
        </w:rPr>
      </w:pPr>
      <w:r>
        <w:rPr>
          <w:rFonts w:hint="eastAsia" w:ascii="楷体" w:hAnsi="楷体" w:eastAsia="楷体" w:cs="楷体"/>
          <w:lang w:val="en-US" w:eastAsia="zh-CN"/>
        </w:rPr>
        <w:t>图4.1 数据库创建</w:t>
      </w:r>
    </w:p>
    <w:p w14:paraId="41DFA7D2">
      <w:pPr>
        <w:bidi w:val="0"/>
        <w:ind w:firstLine="480" w:firstLineChars="200"/>
        <w:rPr>
          <w:rFonts w:hint="default"/>
        </w:rPr>
      </w:pPr>
      <w:r>
        <w:rPr>
          <w:rFonts w:hint="default"/>
        </w:rPr>
        <w:t>当 DATABASES 配置完毕后，执行 Django 的数据库迁移命令，数据库和相关表格会被自动创建：</w:t>
      </w:r>
    </w:p>
    <w:p w14:paraId="5AB24011">
      <w:pPr>
        <w:bidi w:val="0"/>
        <w:jc w:val="center"/>
      </w:pPr>
      <w:r>
        <w:drawing>
          <wp:inline distT="0" distB="0" distL="114300" distR="114300">
            <wp:extent cx="3757295" cy="854710"/>
            <wp:effectExtent l="0" t="0" r="698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3757295" cy="854710"/>
                    </a:xfrm>
                    <a:prstGeom prst="rect">
                      <a:avLst/>
                    </a:prstGeom>
                    <a:noFill/>
                    <a:ln>
                      <a:noFill/>
                    </a:ln>
                  </pic:spPr>
                </pic:pic>
              </a:graphicData>
            </a:graphic>
          </wp:inline>
        </w:drawing>
      </w:r>
    </w:p>
    <w:p w14:paraId="255CED9D">
      <w:pPr>
        <w:bidi w:val="0"/>
        <w:jc w:val="center"/>
        <w:rPr>
          <w:rFonts w:hint="default" w:eastAsia="宋体"/>
          <w:lang w:val="en-US" w:eastAsia="zh-CN"/>
        </w:rPr>
      </w:pPr>
      <w:r>
        <w:rPr>
          <w:rFonts w:hint="eastAsia"/>
          <w:lang w:val="en-US" w:eastAsia="zh-CN"/>
        </w:rPr>
        <w:t>图4.2 数据库迁移指令</w:t>
      </w:r>
    </w:p>
    <w:p w14:paraId="013A106B">
      <w:pPr>
        <w:bidi w:val="0"/>
        <w:ind w:firstLine="480" w:firstLineChars="200"/>
        <w:rPr>
          <w:rFonts w:hint="default"/>
        </w:rPr>
      </w:pPr>
      <w:r>
        <w:rPr>
          <w:rFonts w:hint="eastAsia"/>
          <w:lang w:val="en-US" w:eastAsia="zh-CN"/>
        </w:rPr>
        <w:t>图4.2所示</w:t>
      </w:r>
      <w:r>
        <w:rPr>
          <w:rFonts w:hint="default"/>
        </w:rPr>
        <w:t>命令会读取模型中的定义，自动在 SQLite 数据库中创建相关的表。</w:t>
      </w:r>
    </w:p>
    <w:p w14:paraId="47397CC4">
      <w:pPr>
        <w:pStyle w:val="4"/>
        <w:numPr>
          <w:ilvl w:val="2"/>
          <w:numId w:val="0"/>
        </w:numPr>
        <w:bidi w:val="0"/>
        <w:ind w:leftChars="0"/>
      </w:pPr>
      <w:bookmarkStart w:id="59" w:name="_Toc26412"/>
      <w:r>
        <w:rPr>
          <w:rFonts w:hint="eastAsia"/>
          <w:lang w:val="en-US" w:eastAsia="zh-CN"/>
        </w:rPr>
        <w:t>4.3.2</w:t>
      </w:r>
      <w:r>
        <w:rPr>
          <w:rFonts w:hint="eastAsia"/>
        </w:rPr>
        <w:t>创建数据库表</w:t>
      </w:r>
      <w:bookmarkEnd w:id="59"/>
    </w:p>
    <w:p w14:paraId="59792B28">
      <w:pPr>
        <w:bidi w:val="0"/>
        <w:ind w:firstLine="480" w:firstLineChars="200"/>
      </w:pPr>
      <w:r>
        <w:rPr>
          <w:rFonts w:hint="default"/>
        </w:rPr>
        <w:t>在 Django 中，所有的数据库表都是通过定义模型（Model）来创建的。每个模型类都对应数据库中的一张表，字段则映射为表中的列。在模型中定义字段时，可以设置字段的类型、约束等。</w:t>
      </w:r>
    </w:p>
    <w:p w14:paraId="52070E35">
      <w:pPr>
        <w:bidi w:val="0"/>
        <w:ind w:firstLine="480" w:firstLineChars="200"/>
        <w:rPr>
          <w:rFonts w:hint="default"/>
        </w:rPr>
      </w:pPr>
      <w:r>
        <w:rPr>
          <w:rFonts w:hint="default"/>
        </w:rPr>
        <w:t>例如，创建一个 </w:t>
      </w:r>
      <w:r>
        <w:t>Bill</w:t>
      </w:r>
      <w:r>
        <w:rPr>
          <w:rFonts w:hint="default"/>
        </w:rPr>
        <w:t> 表用于存储账单信息：</w:t>
      </w:r>
    </w:p>
    <w:p w14:paraId="705B2DF8">
      <w:pPr>
        <w:bidi w:val="0"/>
        <w:jc w:val="center"/>
      </w:pPr>
      <w:r>
        <w:drawing>
          <wp:inline distT="0" distB="0" distL="114300" distR="114300">
            <wp:extent cx="4939665" cy="2541270"/>
            <wp:effectExtent l="0" t="0" r="133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4939665" cy="2541270"/>
                    </a:xfrm>
                    <a:prstGeom prst="rect">
                      <a:avLst/>
                    </a:prstGeom>
                    <a:noFill/>
                    <a:ln>
                      <a:noFill/>
                    </a:ln>
                  </pic:spPr>
                </pic:pic>
              </a:graphicData>
            </a:graphic>
          </wp:inline>
        </w:drawing>
      </w:r>
    </w:p>
    <w:p w14:paraId="783176CD">
      <w:pPr>
        <w:bidi w:val="0"/>
        <w:jc w:val="center"/>
        <w:rPr>
          <w:rFonts w:hint="eastAsia" w:ascii="楷体" w:hAnsi="楷体" w:eastAsia="楷体" w:cs="楷体"/>
          <w:lang w:val="en-US" w:eastAsia="zh-CN"/>
        </w:rPr>
      </w:pPr>
      <w:r>
        <w:rPr>
          <w:rFonts w:hint="eastAsia" w:ascii="楷体" w:hAnsi="楷体" w:eastAsia="楷体" w:cs="楷体"/>
          <w:lang w:val="en-US" w:eastAsia="zh-CN"/>
        </w:rPr>
        <w:t>图4.3 数据表创建</w:t>
      </w:r>
    </w:p>
    <w:p w14:paraId="51C5FEF6">
      <w:pPr>
        <w:bidi w:val="0"/>
        <w:ind w:firstLine="480" w:firstLineChars="200"/>
        <w:rPr>
          <w:rFonts w:hint="default"/>
        </w:rPr>
      </w:pPr>
      <w:r>
        <w:rPr>
          <w:rFonts w:hint="eastAsia"/>
          <w:lang w:eastAsia="zh-CN"/>
        </w:rPr>
        <w:t>执行</w:t>
      </w:r>
      <w:r>
        <w:rPr>
          <w:rFonts w:hint="eastAsia"/>
          <w:lang w:val="en-US" w:eastAsia="zh-CN"/>
        </w:rPr>
        <w:t>图4.2指令</w:t>
      </w:r>
      <w:r>
        <w:rPr>
          <w:rFonts w:hint="eastAsia"/>
          <w:lang w:eastAsia="zh-CN"/>
        </w:rPr>
        <w:t>后，Django 将依据 Bill 模型自动生成相应的数据库表，</w:t>
      </w:r>
      <w:r>
        <w:rPr>
          <w:rFonts w:hint="default"/>
        </w:rPr>
        <w:t>这会生成与模型类相关的数据库表，并自动应用数据库变更。</w:t>
      </w:r>
    </w:p>
    <w:p w14:paraId="54BD4AC8">
      <w:pPr>
        <w:pStyle w:val="4"/>
        <w:numPr>
          <w:ilvl w:val="2"/>
          <w:numId w:val="0"/>
        </w:numPr>
        <w:bidi w:val="0"/>
        <w:ind w:leftChars="0"/>
      </w:pPr>
      <w:bookmarkStart w:id="60" w:name="_Toc26722"/>
      <w:r>
        <w:rPr>
          <w:rFonts w:hint="eastAsia"/>
          <w:lang w:val="en-US" w:eastAsia="zh-CN"/>
        </w:rPr>
        <w:t>4.3.3</w:t>
      </w:r>
      <w:r>
        <w:rPr>
          <w:rFonts w:hint="eastAsia"/>
        </w:rPr>
        <w:t>创建索引</w:t>
      </w:r>
      <w:bookmarkEnd w:id="60"/>
    </w:p>
    <w:p w14:paraId="6A73A417">
      <w:pPr>
        <w:bidi w:val="0"/>
        <w:ind w:firstLine="480" w:firstLineChars="200"/>
      </w:pPr>
      <w:r>
        <w:rPr>
          <w:rFonts w:hint="eastAsia"/>
          <w:lang w:eastAsia="zh-CN"/>
        </w:rPr>
        <w:t>创建索引旨在提升数据库查询效率，特别是在数据量庞大的情况下。</w:t>
      </w:r>
      <w:r>
        <w:rPr>
          <w:rFonts w:hint="default"/>
        </w:rPr>
        <w:t>Django 支持通过在模型字段上定义 </w:t>
      </w:r>
      <w:r>
        <w:t>index</w:t>
      </w:r>
      <w:r>
        <w:rPr>
          <w:rFonts w:hint="default"/>
        </w:rPr>
        <w:t> 和 unique 参数来创建索引。</w:t>
      </w:r>
    </w:p>
    <w:p w14:paraId="16AB7FFA">
      <w:pPr>
        <w:bidi w:val="0"/>
        <w:ind w:firstLine="480" w:firstLineChars="200"/>
        <w:rPr>
          <w:rFonts w:hint="default"/>
        </w:rPr>
      </w:pPr>
      <w:r>
        <w:rPr>
          <w:rFonts w:hint="default"/>
        </w:rPr>
        <w:t>例如，如果频繁查询账单的 table_number 和 created_at 字段，可以为它们创建索引：</w:t>
      </w:r>
    </w:p>
    <w:p w14:paraId="7F491560">
      <w:pPr>
        <w:bidi w:val="0"/>
        <w:jc w:val="center"/>
      </w:pPr>
      <w:r>
        <w:drawing>
          <wp:inline distT="0" distB="0" distL="114300" distR="114300">
            <wp:extent cx="4668520" cy="2366645"/>
            <wp:effectExtent l="0" t="0" r="1016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4668520" cy="2366645"/>
                    </a:xfrm>
                    <a:prstGeom prst="rect">
                      <a:avLst/>
                    </a:prstGeom>
                    <a:noFill/>
                    <a:ln>
                      <a:noFill/>
                    </a:ln>
                  </pic:spPr>
                </pic:pic>
              </a:graphicData>
            </a:graphic>
          </wp:inline>
        </w:drawing>
      </w:r>
    </w:p>
    <w:p w14:paraId="0CF1973E">
      <w:pPr>
        <w:bidi w:val="0"/>
        <w:jc w:val="center"/>
        <w:rPr>
          <w:rFonts w:hint="default" w:eastAsia="宋体"/>
          <w:lang w:val="en-US" w:eastAsia="zh-CN"/>
        </w:rPr>
      </w:pPr>
      <w:r>
        <w:rPr>
          <w:rFonts w:hint="eastAsia"/>
          <w:lang w:val="en-US" w:eastAsia="zh-CN"/>
        </w:rPr>
        <w:t>图4.4 索引的创建</w:t>
      </w:r>
    </w:p>
    <w:p w14:paraId="6B01B7C1">
      <w:pPr>
        <w:bidi w:val="0"/>
        <w:ind w:firstLine="480" w:firstLineChars="200"/>
        <w:rPr>
          <w:rFonts w:hint="default"/>
        </w:rPr>
      </w:pPr>
      <w:r>
        <w:rPr>
          <w:rFonts w:hint="eastAsia"/>
          <w:lang w:eastAsia="zh-CN"/>
        </w:rPr>
        <w:t>模型创建完毕后，执行</w:t>
      </w:r>
      <w:r>
        <w:rPr>
          <w:rFonts w:hint="eastAsia"/>
          <w:lang w:val="en-US" w:eastAsia="zh-CN"/>
        </w:rPr>
        <w:t>图4.2</w:t>
      </w:r>
      <w:r>
        <w:rPr>
          <w:rFonts w:hint="eastAsia"/>
          <w:lang w:eastAsia="zh-CN"/>
        </w:rPr>
        <w:t>数据库迁移命令即可在数据库中自动生成相应的索引。</w:t>
      </w:r>
      <w:r>
        <w:rPr>
          <w:rFonts w:hint="default"/>
        </w:rPr>
        <w:t>此操作将优化查询，特别是在 table_number 和 created_at 上的查询。</w:t>
      </w:r>
    </w:p>
    <w:p w14:paraId="7F4483D6">
      <w:pPr>
        <w:pStyle w:val="4"/>
        <w:numPr>
          <w:ilvl w:val="2"/>
          <w:numId w:val="0"/>
        </w:numPr>
        <w:bidi w:val="0"/>
        <w:ind w:leftChars="0"/>
      </w:pPr>
      <w:bookmarkStart w:id="61" w:name="_Toc1151"/>
      <w:r>
        <w:rPr>
          <w:rFonts w:hint="eastAsia"/>
          <w:lang w:val="en-US" w:eastAsia="zh-CN"/>
        </w:rPr>
        <w:t>4.3.4</w:t>
      </w:r>
      <w:r>
        <w:rPr>
          <w:rFonts w:hint="eastAsia"/>
        </w:rPr>
        <w:t>创建存储过程</w:t>
      </w:r>
      <w:bookmarkEnd w:id="61"/>
    </w:p>
    <w:p w14:paraId="02BD48B1">
      <w:pPr>
        <w:bidi w:val="0"/>
        <w:ind w:firstLine="480" w:firstLineChars="200"/>
        <w:rPr>
          <w:rFonts w:hint="eastAsia" w:eastAsia="宋体"/>
          <w:lang w:eastAsia="zh-CN"/>
        </w:rPr>
      </w:pPr>
      <w:r>
        <w:rPr>
          <w:rFonts w:hint="default"/>
        </w:rPr>
        <w:t>SQLite 不支持存储过程（Stored Procedures）的原生实现。因此，在 SQLite 中，通常采用 Django 的 </w:t>
      </w:r>
      <w:r>
        <w:t>Model</w:t>
      </w:r>
      <w:r>
        <w:rPr>
          <w:rFonts w:hint="default"/>
        </w:rPr>
        <w:t>  查询来实现业务逻辑，而不是使用存储过程。</w:t>
      </w:r>
      <w:r>
        <w:rPr>
          <w:rFonts w:hint="eastAsia"/>
          <w:lang w:eastAsia="zh-CN"/>
        </w:rPr>
        <w:t>针对复杂的查询或数据处理需求，开发者可以选择在视图函数中直接使用 Django ORM 或编写 SQL 语句来实现。</w:t>
      </w:r>
    </w:p>
    <w:p w14:paraId="0AB2BD81">
      <w:pPr>
        <w:bidi w:val="0"/>
        <w:ind w:firstLine="480" w:firstLineChars="200"/>
        <w:rPr>
          <w:rFonts w:hint="default"/>
        </w:rPr>
      </w:pPr>
      <w:r>
        <w:rPr>
          <w:rFonts w:hint="default"/>
        </w:rPr>
        <w:t>例如，创建一个自定义视图来计算某个账单的总金额：</w:t>
      </w:r>
    </w:p>
    <w:p w14:paraId="7EAA1262">
      <w:pPr>
        <w:bidi w:val="0"/>
        <w:jc w:val="center"/>
      </w:pPr>
      <w:r>
        <w:drawing>
          <wp:inline distT="0" distB="0" distL="114300" distR="114300">
            <wp:extent cx="2860040" cy="1991360"/>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2860040" cy="1991360"/>
                    </a:xfrm>
                    <a:prstGeom prst="rect">
                      <a:avLst/>
                    </a:prstGeom>
                    <a:noFill/>
                    <a:ln>
                      <a:noFill/>
                    </a:ln>
                  </pic:spPr>
                </pic:pic>
              </a:graphicData>
            </a:graphic>
          </wp:inline>
        </w:drawing>
      </w:r>
    </w:p>
    <w:p w14:paraId="2CB3F960">
      <w:pPr>
        <w:bidi w:val="0"/>
        <w:jc w:val="center"/>
        <w:rPr>
          <w:rFonts w:hint="eastAsia" w:ascii="楷体" w:hAnsi="楷体" w:eastAsia="楷体" w:cs="楷体"/>
          <w:lang w:val="en-US" w:eastAsia="zh-CN"/>
        </w:rPr>
      </w:pPr>
      <w:r>
        <w:rPr>
          <w:rFonts w:hint="eastAsia" w:ascii="楷体" w:hAnsi="楷体" w:eastAsia="楷体" w:cs="楷体"/>
          <w:lang w:val="en-US" w:eastAsia="zh-CN"/>
        </w:rPr>
        <w:t>图4.5 自定义视图</w:t>
      </w:r>
    </w:p>
    <w:p w14:paraId="0856491F">
      <w:pPr>
        <w:bidi w:val="0"/>
        <w:ind w:firstLine="480" w:firstLineChars="200"/>
        <w:rPr>
          <w:rFonts w:hint="default"/>
        </w:rPr>
      </w:pPr>
      <w:r>
        <w:rPr>
          <w:rFonts w:hint="default"/>
        </w:rPr>
        <w:t>尽管没有存储过程，Django 仍然允许使用原始 SQL 来执行数据库操作。</w:t>
      </w:r>
    </w:p>
    <w:p w14:paraId="320CF274">
      <w:pPr>
        <w:pStyle w:val="4"/>
        <w:numPr>
          <w:ilvl w:val="2"/>
          <w:numId w:val="0"/>
        </w:numPr>
        <w:bidi w:val="0"/>
        <w:ind w:leftChars="0"/>
      </w:pPr>
      <w:bookmarkStart w:id="62" w:name="_Toc6623"/>
      <w:r>
        <w:rPr>
          <w:rFonts w:hint="eastAsia"/>
          <w:lang w:val="en-US" w:eastAsia="zh-CN"/>
        </w:rPr>
        <w:t>4.3.5</w:t>
      </w:r>
      <w:r>
        <w:rPr>
          <w:rFonts w:hint="eastAsia"/>
        </w:rPr>
        <w:t>创建触发器</w:t>
      </w:r>
      <w:bookmarkEnd w:id="62"/>
    </w:p>
    <w:p w14:paraId="04ECB365">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rPr>
        <w:t>SQLite也支持触发器（Triggers），它能够在数据表上的INSERT、UPDATE或DELETE操作时自动执行一些指定的操作。例如，当一个账单被删除时，可以自动更新相关的库存或其他表的记录。</w:t>
      </w:r>
    </w:p>
    <w:p w14:paraId="6B175FF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rPr>
        <w:t>以下是一个例子，创建一个触发器，当order_items表中的记录被删除时，自动更新库存表：</w:t>
      </w:r>
    </w:p>
    <w:p w14:paraId="3F8A58EC">
      <w:pPr>
        <w:bidi w:val="0"/>
        <w:jc w:val="center"/>
      </w:pPr>
      <w:r>
        <w:drawing>
          <wp:inline distT="0" distB="0" distL="114300" distR="114300">
            <wp:extent cx="3276600" cy="143129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3276600" cy="1431290"/>
                    </a:xfrm>
                    <a:prstGeom prst="rect">
                      <a:avLst/>
                    </a:prstGeom>
                    <a:noFill/>
                    <a:ln>
                      <a:noFill/>
                    </a:ln>
                  </pic:spPr>
                </pic:pic>
              </a:graphicData>
            </a:graphic>
          </wp:inline>
        </w:drawing>
      </w:r>
    </w:p>
    <w:p w14:paraId="004C8AD0">
      <w:pPr>
        <w:bidi w:val="0"/>
        <w:jc w:val="center"/>
        <w:rPr>
          <w:rFonts w:hint="default" w:eastAsia="宋体"/>
          <w:lang w:val="en-US" w:eastAsia="zh-CN"/>
        </w:rPr>
      </w:pPr>
      <w:r>
        <w:rPr>
          <w:rFonts w:hint="eastAsia"/>
          <w:lang w:val="en-US" w:eastAsia="zh-CN"/>
        </w:rPr>
        <w:t>图4.6 触发器的创建</w:t>
      </w:r>
    </w:p>
    <w:p w14:paraId="051B5330">
      <w:pPr>
        <w:bidi w:val="0"/>
        <w:ind w:firstLine="480" w:firstLineChars="200"/>
        <w:rPr>
          <w:rFonts w:hint="eastAsia" w:eastAsia="宋体"/>
          <w:lang w:eastAsia="zh-CN"/>
        </w:rPr>
      </w:pPr>
      <w:r>
        <w:rPr>
          <w:rFonts w:hint="default"/>
        </w:rPr>
        <w:t>在SQLite中，触发器的创建通常通过 SQL 文件或数据库工具手动执行。在 Django项目中，可以将触发器的创建过程作为数据库初始化的一部分进行管理</w:t>
      </w:r>
      <w:r>
        <w:rPr>
          <w:rFonts w:hint="eastAsia"/>
          <w:lang w:eastAsia="zh-CN"/>
        </w:rPr>
        <w:t>开发者可以通过Django的db.connection 接口执行触发器的创建，或者在迁移脚本中利用 RunSQL操作来添加触发器。</w:t>
      </w:r>
      <w:r>
        <w:rPr>
          <w:rFonts w:hint="default"/>
        </w:rPr>
        <w:t>运行迁移命令后，触发器将被创建并生效。</w:t>
      </w:r>
    </w:p>
    <w:p w14:paraId="01932A2A">
      <w:pPr>
        <w:bidi w:val="0"/>
        <w:jc w:val="center"/>
      </w:pPr>
      <w:r>
        <w:drawing>
          <wp:inline distT="0" distB="0" distL="114300" distR="114300">
            <wp:extent cx="3237865" cy="3135630"/>
            <wp:effectExtent l="0" t="0" r="825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3237865" cy="3135630"/>
                    </a:xfrm>
                    <a:prstGeom prst="rect">
                      <a:avLst/>
                    </a:prstGeom>
                    <a:noFill/>
                    <a:ln>
                      <a:noFill/>
                    </a:ln>
                  </pic:spPr>
                </pic:pic>
              </a:graphicData>
            </a:graphic>
          </wp:inline>
        </w:drawing>
      </w:r>
    </w:p>
    <w:p w14:paraId="26948E3D">
      <w:pPr>
        <w:bidi w:val="0"/>
        <w:jc w:val="center"/>
        <w:rPr>
          <w:rFonts w:hint="default" w:eastAsia="宋体"/>
          <w:lang w:val="en-US" w:eastAsia="zh-CN"/>
        </w:rPr>
      </w:pPr>
      <w:r>
        <w:rPr>
          <w:rFonts w:hint="eastAsia"/>
          <w:lang w:val="en-US" w:eastAsia="zh-CN"/>
        </w:rPr>
        <w:t xml:space="preserve">图4.7 </w:t>
      </w:r>
      <w:r>
        <w:rPr>
          <w:rFonts w:hint="eastAsia"/>
          <w:lang w:eastAsia="zh-CN"/>
        </w:rPr>
        <w:t>迁移脚本</w:t>
      </w:r>
      <w:r>
        <w:rPr>
          <w:rFonts w:hint="eastAsia"/>
          <w:lang w:val="en-US" w:eastAsia="zh-CN"/>
        </w:rPr>
        <w:t>的</w:t>
      </w:r>
      <w:r>
        <w:rPr>
          <w:rFonts w:hint="eastAsia"/>
          <w:lang w:eastAsia="zh-CN"/>
        </w:rPr>
        <w:t>RunSQL 操作</w:t>
      </w:r>
    </w:p>
    <w:p w14:paraId="76A925C5">
      <w:pPr>
        <w:pStyle w:val="6"/>
        <w:ind w:firstLine="480"/>
      </w:pPr>
    </w:p>
    <w:p w14:paraId="7DF3514E">
      <w:pPr>
        <w:pStyle w:val="2"/>
        <w:numPr>
          <w:ilvl w:val="0"/>
          <w:numId w:val="0"/>
        </w:numPr>
        <w:ind w:leftChars="0"/>
        <w:jc w:val="center"/>
        <w:rPr>
          <w:rFonts w:hint="eastAsia"/>
          <w:lang w:val="en-US" w:eastAsia="zh-CN"/>
        </w:rPr>
      </w:pPr>
      <w:bookmarkStart w:id="63" w:name="_Toc455"/>
    </w:p>
    <w:p w14:paraId="62428FF5">
      <w:pPr>
        <w:pStyle w:val="2"/>
        <w:numPr>
          <w:ilvl w:val="0"/>
          <w:numId w:val="0"/>
        </w:numPr>
        <w:ind w:leftChars="0"/>
        <w:jc w:val="center"/>
        <w:rPr>
          <w:rFonts w:hint="eastAsia"/>
          <w:lang w:val="en-US" w:eastAsia="zh-CN"/>
        </w:rPr>
      </w:pPr>
    </w:p>
    <w:p w14:paraId="5FA450C3">
      <w:pPr>
        <w:pStyle w:val="2"/>
        <w:numPr>
          <w:ilvl w:val="0"/>
          <w:numId w:val="0"/>
        </w:numPr>
        <w:ind w:leftChars="0"/>
        <w:jc w:val="center"/>
        <w:rPr>
          <w:rFonts w:hint="eastAsia" w:eastAsia="宋体"/>
          <w:lang w:eastAsia="zh-CN"/>
        </w:rPr>
      </w:pPr>
      <w:r>
        <w:rPr>
          <w:rFonts w:hint="eastAsia"/>
          <w:lang w:val="en-US" w:eastAsia="zh-CN"/>
        </w:rPr>
        <w:t xml:space="preserve">第五章 </w:t>
      </w:r>
      <w:r>
        <w:rPr>
          <w:rFonts w:hint="eastAsia"/>
        </w:rPr>
        <w:t>前台设计</w:t>
      </w:r>
      <w:r>
        <w:rPr>
          <w:rFonts w:hint="eastAsia"/>
          <w:lang w:val="en-US" w:eastAsia="zh-CN"/>
        </w:rPr>
        <w:t>及</w:t>
      </w:r>
      <w:r>
        <w:rPr>
          <w:rFonts w:hint="eastAsia"/>
        </w:rPr>
        <w:t>功能实现</w:t>
      </w:r>
      <w:bookmarkEnd w:id="63"/>
    </w:p>
    <w:p w14:paraId="0949F8D8">
      <w:pPr>
        <w:pStyle w:val="3"/>
        <w:numPr>
          <w:ilvl w:val="1"/>
          <w:numId w:val="0"/>
        </w:numPr>
        <w:ind w:leftChars="0"/>
      </w:pPr>
      <w:bookmarkStart w:id="64" w:name="_Toc25186"/>
      <w:r>
        <w:rPr>
          <w:rFonts w:hint="eastAsia"/>
          <w:lang w:val="en-US" w:eastAsia="zh-CN"/>
        </w:rPr>
        <w:t>5.1</w:t>
      </w:r>
      <w:r>
        <w:rPr>
          <w:rFonts w:hint="eastAsia"/>
        </w:rPr>
        <w:t>前台设计</w:t>
      </w:r>
      <w:bookmarkEnd w:id="64"/>
    </w:p>
    <w:p w14:paraId="71B692C0">
      <w:pPr>
        <w:bidi w:val="0"/>
        <w:ind w:firstLine="480" w:firstLineChars="200"/>
        <w:rPr>
          <w:rFonts w:hint="eastAsia" w:eastAsia="宋体"/>
          <w:lang w:eastAsia="zh-CN"/>
        </w:rPr>
      </w:pPr>
      <w:r>
        <w:t>前端设计是本系统实现中的核心部分之一，直接影响到用户的使用体验。</w:t>
      </w:r>
      <w:r>
        <w:rPr>
          <w:rFonts w:hint="eastAsia"/>
          <w:lang w:eastAsia="zh-CN"/>
        </w:rPr>
        <w:t>为了提升用户交互体验，采用了前沿的前端技术，利用HTML、CSS及JavaScript构建页面，同时借助Bootstrap框架实现响应式布局，确保页面能在各类设备上完美呈现。</w:t>
      </w:r>
    </w:p>
    <w:p w14:paraId="26FAC47F">
      <w:pPr>
        <w:pStyle w:val="4"/>
        <w:numPr>
          <w:ilvl w:val="2"/>
          <w:numId w:val="0"/>
        </w:numPr>
        <w:bidi w:val="0"/>
        <w:ind w:leftChars="0"/>
        <w:rPr>
          <w:rFonts w:hint="eastAsia"/>
          <w:lang w:val="en-US" w:eastAsia="zh-CN"/>
        </w:rPr>
      </w:pPr>
      <w:bookmarkStart w:id="65" w:name="_Toc1606"/>
      <w:r>
        <w:rPr>
          <w:rFonts w:hint="eastAsia"/>
          <w:lang w:val="en-US" w:eastAsia="zh-CN"/>
        </w:rPr>
        <w:t>5.1.1登录页面</w:t>
      </w:r>
      <w:bookmarkEnd w:id="65"/>
    </w:p>
    <w:p w14:paraId="52ECB024">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rPr>
        <w:t>主页设计简洁直观，用户可以方便地通过导航栏访问系统的各个子模块（如餐饮管理、账务管理、库存管理等）。导航栏固定在页面顶部，提供了清晰的模块分类和切换功能。</w:t>
      </w:r>
    </w:p>
    <w:p w14:paraId="6C7274A7">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rPr>
      </w:pPr>
      <w:r>
        <w:rPr>
          <w:rFonts w:hint="eastAsia" w:ascii="宋体" w:hAnsi="宋体" w:eastAsia="宋体" w:cs="宋体"/>
        </w:rPr>
        <w:drawing>
          <wp:inline distT="0" distB="0" distL="114300" distR="114300">
            <wp:extent cx="4679950" cy="2519680"/>
            <wp:effectExtent l="0" t="0" r="13970" b="10160"/>
            <wp:docPr id="11" name="图片 1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
                    <a:stretch>
                      <a:fillRect/>
                    </a:stretch>
                  </pic:blipFill>
                  <pic:spPr>
                    <a:xfrm>
                      <a:off x="0" y="0"/>
                      <a:ext cx="4679950" cy="2519680"/>
                    </a:xfrm>
                    <a:prstGeom prst="rect">
                      <a:avLst/>
                    </a:prstGeom>
                    <a:noFill/>
                    <a:ln>
                      <a:noFill/>
                    </a:ln>
                  </pic:spPr>
                </pic:pic>
              </a:graphicData>
            </a:graphic>
          </wp:inline>
        </w:drawing>
      </w:r>
    </w:p>
    <w:p w14:paraId="232E0ADB">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图5.1 登录页面</w:t>
      </w:r>
    </w:p>
    <w:p w14:paraId="36472B71">
      <w:pPr>
        <w:pStyle w:val="4"/>
        <w:numPr>
          <w:ilvl w:val="2"/>
          <w:numId w:val="0"/>
        </w:numPr>
        <w:bidi w:val="0"/>
        <w:ind w:leftChars="0"/>
        <w:rPr>
          <w:rFonts w:hint="eastAsia"/>
          <w:lang w:val="en-US" w:eastAsia="zh-CN"/>
        </w:rPr>
      </w:pPr>
      <w:bookmarkStart w:id="66" w:name="_Toc23919"/>
      <w:r>
        <w:rPr>
          <w:rFonts w:hint="eastAsia"/>
          <w:lang w:val="en-US" w:eastAsia="zh-CN"/>
        </w:rPr>
        <w:t>5.1.2住房管理子系统</w:t>
      </w:r>
      <w:bookmarkEnd w:id="66"/>
    </w:p>
    <w:p w14:paraId="29D625D5">
      <w:pPr>
        <w:keepNext w:val="0"/>
        <w:keepLines w:val="0"/>
        <w:pageBreakBefore w:val="0"/>
        <w:widowControl w:val="0"/>
        <w:kinsoku/>
        <w:wordWrap/>
        <w:overflowPunct/>
        <w:topLinePunct w:val="0"/>
        <w:autoSpaceDE/>
        <w:autoSpaceDN/>
        <w:bidi w:val="0"/>
        <w:adjustRightInd/>
        <w:snapToGrid/>
        <w:ind w:firstLine="480" w:firstLineChars="200"/>
        <w:textAlignment w:val="auto"/>
        <w:rPr>
          <w:rFonts w:ascii="Segoe UI" w:hAnsi="Segoe UI" w:eastAsia="Segoe UI" w:cs="Segoe UI"/>
          <w:i w:val="0"/>
          <w:iCs w:val="0"/>
          <w:caps w:val="0"/>
          <w:color w:val="0D0D0D"/>
          <w:spacing w:val="0"/>
          <w:sz w:val="19"/>
          <w:szCs w:val="19"/>
          <w:shd w:val="clear" w:color="auto" w:fill="FFFFFF"/>
        </w:rPr>
      </w:pPr>
      <w:r>
        <w:rPr>
          <w:rFonts w:hint="eastAsia" w:ascii="宋体" w:hAnsi="宋体" w:eastAsia="宋体" w:cs="宋体"/>
          <w:sz w:val="24"/>
          <w:szCs w:val="24"/>
          <w:lang w:val="en-US" w:eastAsia="zh-CN"/>
        </w:rPr>
        <w:t>住房管理</w:t>
      </w:r>
      <w:r>
        <w:rPr>
          <w:rFonts w:hint="eastAsia" w:ascii="宋体" w:hAnsi="宋体" w:eastAsia="宋体" w:cs="宋体"/>
          <w:i w:val="0"/>
          <w:iCs w:val="0"/>
          <w:caps w:val="0"/>
          <w:color w:val="0D0D0D"/>
          <w:spacing w:val="0"/>
          <w:sz w:val="24"/>
          <w:szCs w:val="24"/>
          <w:shd w:val="clear" w:color="auto" w:fill="FFFFFF"/>
        </w:rPr>
        <w:t>是系统中的关键页面之一，用户可以在该页面中查看</w:t>
      </w:r>
      <w:r>
        <w:rPr>
          <w:rFonts w:hint="eastAsia" w:ascii="宋体" w:hAnsi="宋体" w:eastAsia="宋体" w:cs="宋体"/>
          <w:i w:val="0"/>
          <w:iCs w:val="0"/>
          <w:caps w:val="0"/>
          <w:color w:val="0D0D0D"/>
          <w:spacing w:val="0"/>
          <w:sz w:val="24"/>
          <w:szCs w:val="24"/>
          <w:shd w:val="clear" w:color="auto" w:fill="FFFFFF"/>
          <w:lang w:val="en-US" w:eastAsia="zh-CN"/>
        </w:rPr>
        <w:t>房间</w:t>
      </w:r>
      <w:r>
        <w:rPr>
          <w:rFonts w:hint="eastAsia" w:ascii="宋体" w:hAnsi="宋体" w:eastAsia="宋体" w:cs="宋体"/>
          <w:i w:val="0"/>
          <w:iCs w:val="0"/>
          <w:caps w:val="0"/>
          <w:color w:val="0D0D0D"/>
          <w:spacing w:val="0"/>
          <w:sz w:val="24"/>
          <w:szCs w:val="24"/>
          <w:shd w:val="clear" w:color="auto" w:fill="FFFFFF"/>
        </w:rPr>
        <w:t>的状态、信息等。用户可以点击查看</w:t>
      </w:r>
      <w:r>
        <w:rPr>
          <w:rFonts w:hint="eastAsia" w:ascii="宋体" w:hAnsi="宋体" w:eastAsia="宋体" w:cs="宋体"/>
          <w:i w:val="0"/>
          <w:iCs w:val="0"/>
          <w:caps w:val="0"/>
          <w:color w:val="0D0D0D"/>
          <w:spacing w:val="0"/>
          <w:sz w:val="24"/>
          <w:szCs w:val="24"/>
          <w:shd w:val="clear" w:color="auto" w:fill="FFFFFF"/>
          <w:lang w:val="en-US" w:eastAsia="zh-CN"/>
        </w:rPr>
        <w:t>房间</w:t>
      </w:r>
      <w:r>
        <w:rPr>
          <w:rFonts w:hint="eastAsia" w:ascii="宋体" w:hAnsi="宋体" w:eastAsia="宋体" w:cs="宋体"/>
          <w:i w:val="0"/>
          <w:iCs w:val="0"/>
          <w:caps w:val="0"/>
          <w:color w:val="0D0D0D"/>
          <w:spacing w:val="0"/>
          <w:sz w:val="24"/>
          <w:szCs w:val="24"/>
          <w:shd w:val="clear" w:color="auto" w:fill="FFFFFF"/>
        </w:rPr>
        <w:t>详情，并进行</w:t>
      </w:r>
      <w:r>
        <w:rPr>
          <w:rFonts w:hint="eastAsia" w:ascii="宋体" w:hAnsi="宋体" w:eastAsia="宋体" w:cs="宋体"/>
          <w:i w:val="0"/>
          <w:iCs w:val="0"/>
          <w:caps w:val="0"/>
          <w:color w:val="0D0D0D"/>
          <w:spacing w:val="0"/>
          <w:sz w:val="24"/>
          <w:szCs w:val="24"/>
          <w:shd w:val="clear" w:color="auto" w:fill="FFFFFF"/>
          <w:lang w:val="en-US" w:eastAsia="zh-CN"/>
        </w:rPr>
        <w:t>编辑</w:t>
      </w:r>
      <w:r>
        <w:rPr>
          <w:rFonts w:hint="eastAsia" w:ascii="宋体" w:hAnsi="宋体" w:eastAsia="宋体" w:cs="宋体"/>
          <w:i w:val="0"/>
          <w:iCs w:val="0"/>
          <w:caps w:val="0"/>
          <w:color w:val="0D0D0D"/>
          <w:spacing w:val="0"/>
          <w:sz w:val="24"/>
          <w:szCs w:val="24"/>
          <w:shd w:val="clear" w:color="auto" w:fill="FFFFFF"/>
        </w:rPr>
        <w:t>操作。</w:t>
      </w:r>
      <w:r>
        <w:rPr>
          <w:rFonts w:hint="eastAsia" w:ascii="宋体" w:hAnsi="宋体" w:eastAsia="宋体" w:cs="宋体"/>
          <w:i w:val="0"/>
          <w:iCs w:val="0"/>
          <w:caps w:val="0"/>
          <w:color w:val="0D0D0D"/>
          <w:spacing w:val="0"/>
          <w:sz w:val="24"/>
          <w:szCs w:val="24"/>
          <w:shd w:val="clear" w:color="auto" w:fill="FFFFFF"/>
          <w:lang w:val="en-US" w:eastAsia="zh-CN"/>
        </w:rPr>
        <w:t>并且还可以进行住房登记操作</w:t>
      </w:r>
      <w:r>
        <w:rPr>
          <w:rFonts w:hint="eastAsia" w:ascii="宋体" w:hAnsi="宋体" w:eastAsia="宋体" w:cs="宋体"/>
          <w:i w:val="0"/>
          <w:iCs w:val="0"/>
          <w:caps w:val="0"/>
          <w:color w:val="0D0D0D"/>
          <w:spacing w:val="0"/>
          <w:sz w:val="24"/>
          <w:szCs w:val="24"/>
          <w:shd w:val="clear" w:color="auto" w:fill="FFFFFF"/>
        </w:rPr>
        <w:t>。</w:t>
      </w:r>
    </w:p>
    <w:p w14:paraId="28CF5C20">
      <w:pPr>
        <w:keepNext w:val="0"/>
        <w:keepLines w:val="0"/>
        <w:pageBreakBefore w:val="0"/>
        <w:widowControl w:val="0"/>
        <w:kinsoku/>
        <w:wordWrap/>
        <w:overflowPunct/>
        <w:topLinePunct w:val="0"/>
        <w:autoSpaceDE/>
        <w:autoSpaceDN/>
        <w:bidi w:val="0"/>
        <w:adjustRightInd/>
        <w:snapToGrid/>
        <w:ind w:firstLine="380" w:firstLineChars="200"/>
        <w:textAlignment w:val="auto"/>
        <w:rPr>
          <w:rFonts w:hint="default" w:ascii="Segoe UI" w:hAnsi="Segoe UI" w:eastAsia="Segoe UI" w:cs="Segoe UI"/>
          <w:i w:val="0"/>
          <w:iCs w:val="0"/>
          <w:caps w:val="0"/>
          <w:color w:val="0D0D0D"/>
          <w:spacing w:val="0"/>
          <w:sz w:val="19"/>
          <w:szCs w:val="19"/>
          <w:shd w:val="clear" w:color="auto" w:fill="FFFFFF"/>
          <w:lang w:val="en-US" w:eastAsia="zh-CN"/>
        </w:rPr>
      </w:pPr>
    </w:p>
    <w:p w14:paraId="60D32A2A">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pPr>
      <w:r>
        <w:drawing>
          <wp:inline distT="0" distB="0" distL="114300" distR="114300">
            <wp:extent cx="4679950" cy="2160270"/>
            <wp:effectExtent l="0" t="0" r="13970" b="3810"/>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4"/>
                    <a:stretch>
                      <a:fillRect/>
                    </a:stretch>
                  </pic:blipFill>
                  <pic:spPr>
                    <a:xfrm>
                      <a:off x="0" y="0"/>
                      <a:ext cx="4679950" cy="2160270"/>
                    </a:xfrm>
                    <a:prstGeom prst="rect">
                      <a:avLst/>
                    </a:prstGeom>
                    <a:noFill/>
                    <a:ln>
                      <a:noFill/>
                    </a:ln>
                  </pic:spPr>
                </pic:pic>
              </a:graphicData>
            </a:graphic>
          </wp:inline>
        </w:drawing>
      </w:r>
    </w:p>
    <w:p w14:paraId="20999FF2">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lang w:val="en-US" w:eastAsia="zh-CN"/>
        </w:rPr>
      </w:pPr>
      <w:r>
        <w:rPr>
          <w:rFonts w:hint="eastAsia" w:ascii="楷体" w:hAnsi="楷体" w:eastAsia="楷体" w:cs="楷体"/>
          <w:lang w:val="en-US" w:eastAsia="zh-CN"/>
        </w:rPr>
        <w:t>图5.2 住房管理首页</w:t>
      </w:r>
    </w:p>
    <w:p w14:paraId="00B43BD2">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pPr>
      <w:r>
        <w:drawing>
          <wp:inline distT="0" distB="0" distL="114300" distR="114300">
            <wp:extent cx="4679950" cy="2160270"/>
            <wp:effectExtent l="0" t="0" r="13970" b="3810"/>
            <wp:docPr id="13" name="图片 13"/>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5"/>
                    <a:stretch>
                      <a:fillRect/>
                    </a:stretch>
                  </pic:blipFill>
                  <pic:spPr>
                    <a:xfrm>
                      <a:off x="0" y="0"/>
                      <a:ext cx="4679950" cy="2160270"/>
                    </a:xfrm>
                    <a:prstGeom prst="rect">
                      <a:avLst/>
                    </a:prstGeom>
                    <a:noFill/>
                    <a:ln>
                      <a:noFill/>
                    </a:ln>
                  </pic:spPr>
                </pic:pic>
              </a:graphicData>
            </a:graphic>
          </wp:inline>
        </w:drawing>
      </w:r>
    </w:p>
    <w:p w14:paraId="4BB7680B">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图5.3 住房信息修改页面</w:t>
      </w:r>
    </w:p>
    <w:p w14:paraId="215245CA">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pPr>
      <w:r>
        <w:drawing>
          <wp:inline distT="0" distB="0" distL="114300" distR="114300">
            <wp:extent cx="4679950" cy="2160270"/>
            <wp:effectExtent l="0" t="0" r="13970" b="3810"/>
            <wp:docPr id="14" name="图片 14"/>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6"/>
                    <a:stretch>
                      <a:fillRect/>
                    </a:stretch>
                  </pic:blipFill>
                  <pic:spPr>
                    <a:xfrm>
                      <a:off x="0" y="0"/>
                      <a:ext cx="4679950" cy="2160270"/>
                    </a:xfrm>
                    <a:prstGeom prst="rect">
                      <a:avLst/>
                    </a:prstGeom>
                    <a:noFill/>
                    <a:ln>
                      <a:noFill/>
                    </a:ln>
                  </pic:spPr>
                </pic:pic>
              </a:graphicData>
            </a:graphic>
          </wp:inline>
        </w:drawing>
      </w:r>
    </w:p>
    <w:p w14:paraId="721C5748">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图5.4 住房信息登记页面</w:t>
      </w:r>
    </w:p>
    <w:p w14:paraId="013F35E0">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default"/>
          <w:lang w:val="en-US" w:eastAsia="zh-CN"/>
        </w:rPr>
      </w:pPr>
    </w:p>
    <w:p w14:paraId="7F61BA36">
      <w:pPr>
        <w:pStyle w:val="4"/>
        <w:numPr>
          <w:ilvl w:val="2"/>
          <w:numId w:val="0"/>
        </w:numPr>
        <w:bidi w:val="0"/>
        <w:ind w:leftChars="0"/>
        <w:rPr>
          <w:rFonts w:hint="default"/>
          <w:lang w:val="en-US" w:eastAsia="zh-CN"/>
        </w:rPr>
      </w:pPr>
      <w:bookmarkStart w:id="67" w:name="_Toc5032"/>
      <w:r>
        <w:rPr>
          <w:rFonts w:hint="eastAsia"/>
          <w:lang w:val="en-US" w:eastAsia="zh-CN"/>
        </w:rPr>
        <w:t>5.1.3餐饮管理子系统</w:t>
      </w:r>
      <w:bookmarkEnd w:id="67"/>
    </w:p>
    <w:p w14:paraId="58BF0624">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eastAsia="zh-CN"/>
        </w:rPr>
      </w:pPr>
      <w:r>
        <w:rPr>
          <w:rFonts w:hint="eastAsia" w:ascii="宋体" w:hAnsi="宋体" w:cs="宋体"/>
          <w:lang w:eastAsia="zh-CN"/>
        </w:rPr>
        <w:t>餐饮管理页面为系统核心，用户可查看餐桌状态、点餐信息及菜品。采用折叠菜单设计，便于用户查阅菜品详情、点餐、浏览账单及结账打印。按钮控制餐桌状态，简化服务员操作。</w:t>
      </w:r>
    </w:p>
    <w:p w14:paraId="3BEFADAD">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pPr>
      <w:r>
        <w:drawing>
          <wp:inline distT="0" distB="0" distL="114300" distR="114300">
            <wp:extent cx="4679950" cy="2160270"/>
            <wp:effectExtent l="0" t="0" r="13970" b="3810"/>
            <wp:docPr id="15" name="图片 1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7"/>
                    <a:stretch>
                      <a:fillRect/>
                    </a:stretch>
                  </pic:blipFill>
                  <pic:spPr>
                    <a:xfrm>
                      <a:off x="0" y="0"/>
                      <a:ext cx="4679950" cy="2160270"/>
                    </a:xfrm>
                    <a:prstGeom prst="rect">
                      <a:avLst/>
                    </a:prstGeom>
                    <a:noFill/>
                    <a:ln>
                      <a:noFill/>
                    </a:ln>
                  </pic:spPr>
                </pic:pic>
              </a:graphicData>
            </a:graphic>
          </wp:inline>
        </w:drawing>
      </w:r>
    </w:p>
    <w:p w14:paraId="651A8B05">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rPr>
      </w:pPr>
      <w:r>
        <w:rPr>
          <w:rFonts w:hint="eastAsia" w:ascii="楷体" w:hAnsi="楷体" w:eastAsia="楷体" w:cs="楷体"/>
          <w:lang w:val="en-US" w:eastAsia="zh-CN"/>
        </w:rPr>
        <w:t>图5.5 餐饮管理首页</w:t>
      </w:r>
    </w:p>
    <w:p w14:paraId="7FA77884">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rPr>
      </w:pPr>
      <w:r>
        <w:drawing>
          <wp:inline distT="0" distB="0" distL="114300" distR="114300">
            <wp:extent cx="4679950" cy="2404745"/>
            <wp:effectExtent l="0" t="0" r="139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4679950" cy="2404745"/>
                    </a:xfrm>
                    <a:prstGeom prst="rect">
                      <a:avLst/>
                    </a:prstGeom>
                    <a:noFill/>
                    <a:ln>
                      <a:noFill/>
                    </a:ln>
                  </pic:spPr>
                </pic:pic>
              </a:graphicData>
            </a:graphic>
          </wp:inline>
        </w:drawing>
      </w:r>
    </w:p>
    <w:p w14:paraId="6533A68C">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图5.6 顾客入座页面</w:t>
      </w:r>
    </w:p>
    <w:p w14:paraId="5D30B29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p>
    <w:p w14:paraId="09FA978E">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rPr>
      </w:pPr>
      <w:r>
        <w:drawing>
          <wp:inline distT="0" distB="0" distL="114300" distR="114300">
            <wp:extent cx="4679950" cy="2160270"/>
            <wp:effectExtent l="0" t="0" r="13970" b="3810"/>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9"/>
                    <a:stretch>
                      <a:fillRect/>
                    </a:stretch>
                  </pic:blipFill>
                  <pic:spPr>
                    <a:xfrm>
                      <a:off x="0" y="0"/>
                      <a:ext cx="4679950" cy="2160270"/>
                    </a:xfrm>
                    <a:prstGeom prst="rect">
                      <a:avLst/>
                    </a:prstGeom>
                    <a:noFill/>
                    <a:ln>
                      <a:noFill/>
                    </a:ln>
                  </pic:spPr>
                </pic:pic>
              </a:graphicData>
            </a:graphic>
          </wp:inline>
        </w:drawing>
      </w:r>
    </w:p>
    <w:p w14:paraId="536BF337">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图5.7 顾客点餐页面</w:t>
      </w:r>
    </w:p>
    <w:p w14:paraId="67BAE354">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rPr>
      </w:pPr>
      <w:r>
        <w:drawing>
          <wp:inline distT="0" distB="0" distL="114300" distR="114300">
            <wp:extent cx="4679950" cy="2160270"/>
            <wp:effectExtent l="0" t="0" r="13970" b="3810"/>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0"/>
                    <a:stretch>
                      <a:fillRect/>
                    </a:stretch>
                  </pic:blipFill>
                  <pic:spPr>
                    <a:xfrm>
                      <a:off x="0" y="0"/>
                      <a:ext cx="4679950" cy="2160270"/>
                    </a:xfrm>
                    <a:prstGeom prst="rect">
                      <a:avLst/>
                    </a:prstGeom>
                    <a:noFill/>
                    <a:ln>
                      <a:noFill/>
                    </a:ln>
                  </pic:spPr>
                </pic:pic>
              </a:graphicData>
            </a:graphic>
          </wp:inline>
        </w:drawing>
      </w:r>
    </w:p>
    <w:p w14:paraId="107DBD3B">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图5.8 结账页面</w:t>
      </w:r>
    </w:p>
    <w:p w14:paraId="13582C2D">
      <w:pPr>
        <w:pStyle w:val="4"/>
        <w:numPr>
          <w:ilvl w:val="2"/>
          <w:numId w:val="0"/>
        </w:numPr>
        <w:bidi w:val="0"/>
        <w:ind w:leftChars="0"/>
        <w:rPr>
          <w:rFonts w:hint="eastAsia"/>
          <w:lang w:val="en-US" w:eastAsia="zh-CN"/>
        </w:rPr>
      </w:pPr>
      <w:bookmarkStart w:id="68" w:name="_Toc29004"/>
      <w:r>
        <w:rPr>
          <w:rFonts w:hint="eastAsia"/>
          <w:lang w:val="en-US" w:eastAsia="zh-CN"/>
        </w:rPr>
        <w:t>5.1.4财务管理子系统</w:t>
      </w:r>
      <w:bookmarkEnd w:id="68"/>
    </w:p>
    <w:p w14:paraId="1B76633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财务</w:t>
      </w:r>
      <w:r>
        <w:rPr>
          <w:rFonts w:hint="eastAsia" w:ascii="宋体" w:hAnsi="宋体" w:eastAsia="宋体" w:cs="宋体"/>
        </w:rPr>
        <w:t>管理是系统中的关键</w:t>
      </w:r>
      <w:r>
        <w:rPr>
          <w:rFonts w:hint="eastAsia" w:ascii="宋体" w:hAnsi="宋体" w:eastAsia="宋体" w:cs="宋体"/>
          <w:lang w:val="en-US" w:eastAsia="zh-CN"/>
        </w:rPr>
        <w:t>子系统</w:t>
      </w:r>
      <w:r>
        <w:rPr>
          <w:rFonts w:hint="eastAsia" w:ascii="宋体" w:hAnsi="宋体" w:eastAsia="宋体" w:cs="宋体"/>
        </w:rPr>
        <w:t>之一，用户可以在该页面中查看</w:t>
      </w:r>
      <w:r>
        <w:rPr>
          <w:rFonts w:hint="eastAsia" w:ascii="宋体" w:hAnsi="宋体" w:eastAsia="宋体" w:cs="宋体"/>
          <w:lang w:val="en-US" w:eastAsia="zh-CN"/>
        </w:rPr>
        <w:t>各种类型的财务记录，并且可以通过时间进行筛选</w:t>
      </w:r>
      <w:r>
        <w:rPr>
          <w:rFonts w:hint="eastAsia" w:ascii="宋体" w:hAnsi="宋体" w:eastAsia="宋体" w:cs="宋体"/>
        </w:rPr>
        <w:t>等。</w:t>
      </w:r>
      <w:r>
        <w:rPr>
          <w:rFonts w:hint="eastAsia" w:ascii="宋体" w:hAnsi="宋体" w:eastAsia="宋体" w:cs="宋体"/>
          <w:lang w:val="en-US" w:eastAsia="zh-CN"/>
        </w:rPr>
        <w:t>对财务记录</w:t>
      </w:r>
      <w:r>
        <w:rPr>
          <w:rFonts w:hint="eastAsia" w:ascii="宋体" w:hAnsi="宋体" w:eastAsia="宋体" w:cs="宋体"/>
        </w:rPr>
        <w:t>进行</w:t>
      </w:r>
      <w:r>
        <w:rPr>
          <w:rFonts w:hint="eastAsia" w:ascii="宋体" w:hAnsi="宋体" w:eastAsia="宋体" w:cs="宋体"/>
          <w:lang w:val="en-US" w:eastAsia="zh-CN"/>
        </w:rPr>
        <w:t>编辑修改、删除操作</w:t>
      </w:r>
      <w:r>
        <w:rPr>
          <w:rFonts w:hint="eastAsia" w:ascii="宋体" w:hAnsi="宋体" w:eastAsia="宋体" w:cs="宋体"/>
          <w:lang w:eastAsia="zh-CN"/>
        </w:rPr>
        <w:t>，</w:t>
      </w:r>
      <w:r>
        <w:rPr>
          <w:rFonts w:hint="eastAsia" w:ascii="宋体" w:hAnsi="宋体" w:eastAsia="宋体" w:cs="宋体"/>
          <w:lang w:val="en-US" w:eastAsia="zh-CN"/>
        </w:rPr>
        <w:t>同时可以增加新的财务记录。并且可以将财务记录进行归档备份</w:t>
      </w:r>
      <w:r>
        <w:rPr>
          <w:rFonts w:hint="eastAsia" w:ascii="宋体" w:hAnsi="宋体" w:eastAsia="宋体" w:cs="宋体"/>
        </w:rPr>
        <w:t>。</w:t>
      </w:r>
    </w:p>
    <w:p w14:paraId="5173AD8D">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pPr>
      <w:r>
        <w:drawing>
          <wp:inline distT="0" distB="0" distL="114300" distR="114300">
            <wp:extent cx="4679950" cy="2160270"/>
            <wp:effectExtent l="0" t="0" r="13970" b="381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1"/>
                    <a:stretch>
                      <a:fillRect/>
                    </a:stretch>
                  </pic:blipFill>
                  <pic:spPr>
                    <a:xfrm>
                      <a:off x="0" y="0"/>
                      <a:ext cx="4679950" cy="2160270"/>
                    </a:xfrm>
                    <a:prstGeom prst="rect">
                      <a:avLst/>
                    </a:prstGeom>
                    <a:noFill/>
                    <a:ln>
                      <a:noFill/>
                    </a:ln>
                  </pic:spPr>
                </pic:pic>
              </a:graphicData>
            </a:graphic>
          </wp:inline>
        </w:drawing>
      </w:r>
    </w:p>
    <w:p w14:paraId="51268477">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图5.9 财务管理首页</w:t>
      </w:r>
    </w:p>
    <w:p w14:paraId="5768212C">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default"/>
          <w:lang w:val="en-US" w:eastAsia="zh-CN"/>
        </w:rPr>
      </w:pPr>
      <w:r>
        <w:drawing>
          <wp:inline distT="0" distB="0" distL="114300" distR="114300">
            <wp:extent cx="4679950" cy="2160270"/>
            <wp:effectExtent l="0" t="0" r="13970" b="381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2"/>
                    <a:stretch>
                      <a:fillRect/>
                    </a:stretch>
                  </pic:blipFill>
                  <pic:spPr>
                    <a:xfrm>
                      <a:off x="0" y="0"/>
                      <a:ext cx="4679950" cy="2160270"/>
                    </a:xfrm>
                    <a:prstGeom prst="rect">
                      <a:avLst/>
                    </a:prstGeom>
                    <a:noFill/>
                    <a:ln>
                      <a:noFill/>
                    </a:ln>
                  </pic:spPr>
                </pic:pic>
              </a:graphicData>
            </a:graphic>
          </wp:inline>
        </w:drawing>
      </w:r>
    </w:p>
    <w:p w14:paraId="4BE35A50">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图5.10 财务记录增加页面</w:t>
      </w:r>
    </w:p>
    <w:p w14:paraId="359759F8">
      <w:pPr>
        <w:pStyle w:val="4"/>
        <w:numPr>
          <w:ilvl w:val="2"/>
          <w:numId w:val="0"/>
        </w:numPr>
        <w:bidi w:val="0"/>
        <w:ind w:leftChars="0"/>
        <w:rPr>
          <w:rFonts w:hint="eastAsia"/>
          <w:lang w:val="en-US" w:eastAsia="zh-CN"/>
        </w:rPr>
      </w:pPr>
      <w:bookmarkStart w:id="69" w:name="_Toc32039"/>
      <w:r>
        <w:rPr>
          <w:rFonts w:hint="eastAsia"/>
          <w:lang w:val="en-US" w:eastAsia="zh-CN"/>
        </w:rPr>
        <w:t>5.1.5库存管理子系统</w:t>
      </w:r>
      <w:bookmarkEnd w:id="69"/>
    </w:p>
    <w:p w14:paraId="77124614">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lang w:val="en-US" w:eastAsia="zh-CN"/>
        </w:rPr>
        <w:t>库存</w:t>
      </w:r>
      <w:r>
        <w:rPr>
          <w:rFonts w:hint="eastAsia" w:ascii="宋体" w:hAnsi="宋体" w:eastAsia="宋体" w:cs="宋体"/>
        </w:rPr>
        <w:t>管理是系统中的关键</w:t>
      </w:r>
      <w:r>
        <w:rPr>
          <w:rFonts w:hint="eastAsia" w:ascii="宋体" w:hAnsi="宋体" w:eastAsia="宋体" w:cs="宋体"/>
          <w:lang w:val="en-US" w:eastAsia="zh-CN"/>
        </w:rPr>
        <w:t>子系统</w:t>
      </w:r>
      <w:r>
        <w:rPr>
          <w:rFonts w:hint="eastAsia" w:ascii="宋体" w:hAnsi="宋体" w:eastAsia="宋体" w:cs="宋体"/>
        </w:rPr>
        <w:t>之一，用户可以在该页面中查看</w:t>
      </w:r>
      <w:r>
        <w:rPr>
          <w:rFonts w:hint="eastAsia" w:ascii="宋体" w:hAnsi="宋体" w:eastAsia="宋体" w:cs="宋体"/>
          <w:lang w:val="en-US" w:eastAsia="zh-CN"/>
        </w:rPr>
        <w:t>房间及餐桌的库存记录，并且可以通过搜索框进行筛选</w:t>
      </w:r>
      <w:r>
        <w:rPr>
          <w:rFonts w:hint="eastAsia" w:ascii="宋体" w:hAnsi="宋体" w:eastAsia="宋体" w:cs="宋体"/>
        </w:rPr>
        <w:t>等。</w:t>
      </w:r>
      <w:r>
        <w:rPr>
          <w:rFonts w:hint="eastAsia" w:ascii="宋体" w:hAnsi="宋体" w:eastAsia="宋体" w:cs="宋体"/>
          <w:lang w:val="en-US" w:eastAsia="zh-CN"/>
        </w:rPr>
        <w:t>同时可以对库存记录</w:t>
      </w:r>
      <w:r>
        <w:rPr>
          <w:rFonts w:hint="eastAsia" w:ascii="宋体" w:hAnsi="宋体" w:eastAsia="宋体" w:cs="宋体"/>
        </w:rPr>
        <w:t>进行</w:t>
      </w:r>
      <w:r>
        <w:rPr>
          <w:rFonts w:hint="eastAsia" w:ascii="宋体" w:hAnsi="宋体" w:eastAsia="宋体" w:cs="宋体"/>
          <w:lang w:val="en-US" w:eastAsia="zh-CN"/>
        </w:rPr>
        <w:t>修改、删除和添加操作</w:t>
      </w:r>
      <w:r>
        <w:rPr>
          <w:rFonts w:hint="eastAsia" w:ascii="宋体" w:hAnsi="宋体" w:eastAsia="宋体" w:cs="宋体"/>
        </w:rPr>
        <w:t>。</w:t>
      </w:r>
    </w:p>
    <w:p w14:paraId="1163E106">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lang w:val="en-US" w:eastAsia="zh-CN"/>
        </w:rPr>
      </w:pPr>
    </w:p>
    <w:p w14:paraId="2943C3A8">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pPr>
      <w:r>
        <w:drawing>
          <wp:inline distT="0" distB="0" distL="114300" distR="114300">
            <wp:extent cx="4679950" cy="2160270"/>
            <wp:effectExtent l="0" t="0" r="13970" b="3810"/>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3"/>
                    <a:stretch>
                      <a:fillRect/>
                    </a:stretch>
                  </pic:blipFill>
                  <pic:spPr>
                    <a:xfrm>
                      <a:off x="0" y="0"/>
                      <a:ext cx="4679950" cy="2160270"/>
                    </a:xfrm>
                    <a:prstGeom prst="rect">
                      <a:avLst/>
                    </a:prstGeom>
                    <a:noFill/>
                    <a:ln>
                      <a:noFill/>
                    </a:ln>
                  </pic:spPr>
                </pic:pic>
              </a:graphicData>
            </a:graphic>
          </wp:inline>
        </w:drawing>
      </w:r>
    </w:p>
    <w:p w14:paraId="5D7E5324">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图5.11 库存管理页面</w:t>
      </w:r>
    </w:p>
    <w:p w14:paraId="47AAFB52">
      <w:pPr>
        <w:pStyle w:val="4"/>
        <w:numPr>
          <w:ilvl w:val="2"/>
          <w:numId w:val="0"/>
        </w:numPr>
        <w:bidi w:val="0"/>
        <w:ind w:leftChars="0"/>
        <w:rPr>
          <w:rFonts w:hint="eastAsia"/>
          <w:lang w:val="en-US" w:eastAsia="zh-CN"/>
        </w:rPr>
      </w:pPr>
      <w:bookmarkStart w:id="70" w:name="_Toc14898"/>
      <w:r>
        <w:rPr>
          <w:rFonts w:hint="eastAsia"/>
          <w:lang w:val="en-US" w:eastAsia="zh-CN"/>
        </w:rPr>
        <w:t>5.1.6总经理页面</w:t>
      </w:r>
      <w:bookmarkEnd w:id="70"/>
    </w:p>
    <w:p w14:paraId="57BB471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lang w:val="en-US" w:eastAsia="zh-CN"/>
        </w:rPr>
        <w:t>用户登录总经理页面后</w:t>
      </w:r>
      <w:r>
        <w:rPr>
          <w:rFonts w:hint="eastAsia" w:ascii="宋体" w:hAnsi="宋体" w:eastAsia="宋体" w:cs="宋体"/>
        </w:rPr>
        <w:t>可以在该页面中</w:t>
      </w:r>
      <w:r>
        <w:rPr>
          <w:rFonts w:hint="eastAsia" w:ascii="宋体" w:hAnsi="宋体" w:eastAsia="宋体" w:cs="宋体"/>
          <w:lang w:val="en-US" w:eastAsia="zh-CN"/>
        </w:rPr>
        <w:t>访问其余四个子系统，并且拥有所有的操作权限</w:t>
      </w:r>
      <w:r>
        <w:rPr>
          <w:rFonts w:hint="eastAsia" w:ascii="宋体" w:hAnsi="宋体" w:eastAsia="宋体" w:cs="宋体"/>
        </w:rPr>
        <w:t>。</w:t>
      </w:r>
    </w:p>
    <w:p w14:paraId="516DCABE">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pPr>
      <w:r>
        <w:drawing>
          <wp:inline distT="0" distB="0" distL="114300" distR="114300">
            <wp:extent cx="4679950" cy="2160270"/>
            <wp:effectExtent l="0" t="0" r="13970" b="3810"/>
            <wp:docPr id="22" name="图片 2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4"/>
                    <a:stretch>
                      <a:fillRect/>
                    </a:stretch>
                  </pic:blipFill>
                  <pic:spPr>
                    <a:xfrm>
                      <a:off x="0" y="0"/>
                      <a:ext cx="4679950" cy="2160270"/>
                    </a:xfrm>
                    <a:prstGeom prst="rect">
                      <a:avLst/>
                    </a:prstGeom>
                    <a:noFill/>
                    <a:ln>
                      <a:noFill/>
                    </a:ln>
                  </pic:spPr>
                </pic:pic>
              </a:graphicData>
            </a:graphic>
          </wp:inline>
        </w:drawing>
      </w:r>
    </w:p>
    <w:p w14:paraId="7849A61E">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图5.12 总经理页面</w:t>
      </w:r>
    </w:p>
    <w:p w14:paraId="2955175A">
      <w:pPr>
        <w:pStyle w:val="4"/>
        <w:numPr>
          <w:ilvl w:val="2"/>
          <w:numId w:val="0"/>
        </w:numPr>
        <w:bidi w:val="0"/>
        <w:ind w:leftChars="0"/>
        <w:rPr>
          <w:rFonts w:hint="eastAsia"/>
          <w:lang w:val="en-US" w:eastAsia="zh-CN"/>
        </w:rPr>
      </w:pPr>
      <w:bookmarkStart w:id="71" w:name="_Toc13422"/>
      <w:r>
        <w:rPr>
          <w:rFonts w:hint="eastAsia"/>
          <w:lang w:val="en-US" w:eastAsia="zh-CN"/>
        </w:rPr>
        <w:t>5.1.7后台管理员页面</w:t>
      </w:r>
      <w:bookmarkEnd w:id="71"/>
    </w:p>
    <w:p w14:paraId="7F0A1954">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lang w:val="en-US" w:eastAsia="zh-CN"/>
        </w:rPr>
        <w:t>管理员登录该页面后，可以浏览系统数据库的内容，执行增加、查询、删除和修改等操作，同时拥有创建系统用户和调整用户权限的权限。</w:t>
      </w:r>
    </w:p>
    <w:p w14:paraId="6DBB05F4">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pPr>
      <w:r>
        <w:drawing>
          <wp:inline distT="0" distB="0" distL="114300" distR="114300">
            <wp:extent cx="4679950" cy="2160270"/>
            <wp:effectExtent l="0" t="0" r="13970" b="381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5"/>
                    <a:stretch>
                      <a:fillRect/>
                    </a:stretch>
                  </pic:blipFill>
                  <pic:spPr>
                    <a:xfrm>
                      <a:off x="0" y="0"/>
                      <a:ext cx="4679950" cy="2160270"/>
                    </a:xfrm>
                    <a:prstGeom prst="rect">
                      <a:avLst/>
                    </a:prstGeom>
                    <a:noFill/>
                    <a:ln>
                      <a:noFill/>
                    </a:ln>
                  </pic:spPr>
                </pic:pic>
              </a:graphicData>
            </a:graphic>
          </wp:inline>
        </w:drawing>
      </w:r>
    </w:p>
    <w:p w14:paraId="2F18821A">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图5.13 后台管理登录页面</w:t>
      </w:r>
    </w:p>
    <w:p w14:paraId="37297C02">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pPr>
      <w:r>
        <w:drawing>
          <wp:inline distT="0" distB="0" distL="114300" distR="114300">
            <wp:extent cx="4679950" cy="2160270"/>
            <wp:effectExtent l="0" t="0" r="13970" b="381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6"/>
                    <a:stretch>
                      <a:fillRect/>
                    </a:stretch>
                  </pic:blipFill>
                  <pic:spPr>
                    <a:xfrm>
                      <a:off x="0" y="0"/>
                      <a:ext cx="4679950" cy="2160270"/>
                    </a:xfrm>
                    <a:prstGeom prst="rect">
                      <a:avLst/>
                    </a:prstGeom>
                    <a:noFill/>
                    <a:ln>
                      <a:noFill/>
                    </a:ln>
                  </pic:spPr>
                </pic:pic>
              </a:graphicData>
            </a:graphic>
          </wp:inline>
        </w:drawing>
      </w:r>
    </w:p>
    <w:p w14:paraId="2E700480">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图5.14 后台管理页面</w:t>
      </w:r>
    </w:p>
    <w:p w14:paraId="1504268C">
      <w:pPr>
        <w:pStyle w:val="3"/>
        <w:numPr>
          <w:ilvl w:val="1"/>
          <w:numId w:val="0"/>
        </w:numPr>
        <w:bidi w:val="0"/>
        <w:ind w:leftChars="0"/>
        <w:rPr>
          <w:rFonts w:hint="eastAsia"/>
        </w:rPr>
      </w:pPr>
      <w:bookmarkStart w:id="72" w:name="_Toc30734"/>
      <w:r>
        <w:rPr>
          <w:rFonts w:hint="eastAsia"/>
          <w:lang w:val="en-US" w:eastAsia="zh-CN"/>
        </w:rPr>
        <w:t>5.2</w:t>
      </w:r>
      <w:r>
        <w:rPr>
          <w:rFonts w:hint="eastAsia"/>
        </w:rPr>
        <w:t>前后台连接</w:t>
      </w:r>
      <w:bookmarkEnd w:id="72"/>
    </w:p>
    <w:p w14:paraId="26F763BF">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rPr>
        <w:t>前端与后端的连接是整个系统实现的关键，确保了用户操作与数据库的实时交互。使用了 JavaScript 的 Fetch API 来与后端服务器进行通信，并通过 JSON 格式进行数据交换。后端使用 Django 作为框架，提供了RESTful API 接口以供前端调用。</w:t>
      </w:r>
    </w:p>
    <w:p w14:paraId="03156550">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w:t>
      </w:r>
      <w:r>
        <w:rPr>
          <w:rFonts w:hint="eastAsia" w:ascii="宋体" w:hAnsi="宋体" w:eastAsia="宋体" w:cs="宋体"/>
        </w:rPr>
        <w:t>数据请求与响应</w:t>
      </w:r>
    </w:p>
    <w:p w14:paraId="34D5F9F2">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rPr>
        <w:t>系统的所有功能模块，包括入座、点餐、结账等，均通过 AJAX 请求与后端进行交互。当用户执行操作（如点餐、结账）时，前端会向服务器发送请求，并通过响应来更新前端显示的数据。例如，结账操作时，前端会发送请求到服务器，并更新餐桌的状态和账单信息。</w:t>
      </w:r>
    </w:p>
    <w:p w14:paraId="1A4B4FA2">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w:t>
      </w:r>
      <w:r>
        <w:rPr>
          <w:rFonts w:hint="eastAsia" w:ascii="宋体" w:hAnsi="宋体" w:eastAsia="宋体" w:cs="宋体"/>
        </w:rPr>
        <w:t>数据验证与反馈</w:t>
      </w:r>
    </w:p>
    <w:p w14:paraId="032985F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rPr>
        <w:t>为了确保数据的准确性和系统的安全性，后端进行了严格的数据验证。例如，在点餐时，后端会验证菜品是否存在、数量是否正确等。前端根据后端的反馈信息，动态更新界面，并通过提示信息告知用户操作的成功与失败。</w:t>
      </w:r>
    </w:p>
    <w:p w14:paraId="16C245AC">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w:t>
      </w:r>
      <w:r>
        <w:rPr>
          <w:rFonts w:hint="eastAsia" w:ascii="宋体" w:hAnsi="宋体" w:eastAsia="宋体" w:cs="宋体"/>
        </w:rPr>
        <w:t>实时更新</w:t>
      </w:r>
    </w:p>
    <w:p w14:paraId="22FBCC8C">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eastAsia" w:ascii="宋体" w:hAnsi="宋体" w:eastAsia="宋体" w:cs="宋体"/>
        </w:rPr>
        <w:t>系统中的一些操作需要进行实时更新（如餐桌状态、账单状态），</w:t>
      </w:r>
      <w:r>
        <w:rPr>
          <w:rFonts w:hint="eastAsia" w:ascii="宋体" w:hAnsi="宋体" w:cs="宋体"/>
          <w:lang w:eastAsia="zh-CN"/>
        </w:rPr>
        <w:t>前端通过 AJAX 技术实现数据的动态刷新，从而确保用户在操作后能够即时看到页面内容的更新，省去了手动刷新页面的麻烦。</w:t>
      </w:r>
    </w:p>
    <w:p w14:paraId="5A45756A">
      <w:pPr>
        <w:pStyle w:val="3"/>
        <w:numPr>
          <w:ilvl w:val="1"/>
          <w:numId w:val="0"/>
        </w:numPr>
        <w:bidi w:val="0"/>
        <w:ind w:leftChars="0"/>
        <w:rPr>
          <w:rFonts w:hint="eastAsia"/>
        </w:rPr>
      </w:pPr>
      <w:bookmarkStart w:id="73" w:name="_Toc740"/>
      <w:r>
        <w:rPr>
          <w:rFonts w:hint="eastAsia"/>
          <w:lang w:val="en-US" w:eastAsia="zh-CN"/>
        </w:rPr>
        <w:t>5.3</w:t>
      </w:r>
      <w:r>
        <w:t>功能实现及截图展示 </w:t>
      </w:r>
      <w:bookmarkEnd w:id="73"/>
    </w:p>
    <w:p w14:paraId="587C3208">
      <w:pPr>
        <w:pStyle w:val="4"/>
        <w:numPr>
          <w:ilvl w:val="2"/>
          <w:numId w:val="0"/>
        </w:numPr>
        <w:bidi w:val="0"/>
        <w:ind w:leftChars="0"/>
        <w:outlineLvl w:val="2"/>
        <w:rPr>
          <w:rFonts w:hint="eastAsia"/>
          <w:lang w:val="en-US" w:eastAsia="zh-CN"/>
        </w:rPr>
      </w:pPr>
      <w:bookmarkStart w:id="74" w:name="_Toc23346"/>
      <w:r>
        <w:rPr>
          <w:rFonts w:hint="eastAsia"/>
          <w:lang w:val="en-US" w:eastAsia="zh-CN"/>
        </w:rPr>
        <w:t>5.3.1房间筛选功能</w:t>
      </w:r>
      <w:bookmarkEnd w:id="74"/>
    </w:p>
    <w:p w14:paraId="255BB024">
      <w:pPr>
        <w:pStyle w:val="6"/>
        <w:rPr>
          <w:rFonts w:hint="default"/>
          <w:lang w:val="en-US" w:eastAsia="zh-CN"/>
        </w:rPr>
      </w:pPr>
      <w:r>
        <w:rPr>
          <w:rFonts w:hint="eastAsia"/>
          <w:lang w:val="en-US" w:eastAsia="zh-CN"/>
        </w:rPr>
        <w:t>在房间管理首页的筛选框中，用户可以根据需求筛选想要查看的房间类型。例如，在图5.15中，选择查看已入住房间后，页面将展示所有已入住的房间信息。</w:t>
      </w:r>
    </w:p>
    <w:p w14:paraId="426AF2E7">
      <w:pPr>
        <w:pStyle w:val="6"/>
      </w:pPr>
      <w:r>
        <w:drawing>
          <wp:inline distT="0" distB="0" distL="114300" distR="114300">
            <wp:extent cx="4679950" cy="2160270"/>
            <wp:effectExtent l="0" t="0" r="13970" b="381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7"/>
                    <a:stretch>
                      <a:fillRect/>
                    </a:stretch>
                  </pic:blipFill>
                  <pic:spPr>
                    <a:xfrm>
                      <a:off x="0" y="0"/>
                      <a:ext cx="4679950" cy="2160270"/>
                    </a:xfrm>
                    <a:prstGeom prst="rect">
                      <a:avLst/>
                    </a:prstGeom>
                    <a:noFill/>
                    <a:ln>
                      <a:noFill/>
                    </a:ln>
                  </pic:spPr>
                </pic:pic>
              </a:graphicData>
            </a:graphic>
          </wp:inline>
        </w:drawing>
      </w:r>
    </w:p>
    <w:p w14:paraId="240FEE52">
      <w:pPr>
        <w:pStyle w:val="6"/>
        <w:jc w:val="center"/>
        <w:rPr>
          <w:rFonts w:hint="eastAsia" w:ascii="楷体" w:hAnsi="楷体" w:eastAsia="楷体" w:cs="楷体"/>
          <w:lang w:val="en-US" w:eastAsia="zh-CN"/>
        </w:rPr>
      </w:pPr>
      <w:r>
        <w:rPr>
          <w:rFonts w:hint="eastAsia" w:ascii="楷体" w:hAnsi="楷体" w:eastAsia="楷体" w:cs="楷体"/>
          <w:lang w:val="en-US" w:eastAsia="zh-CN"/>
        </w:rPr>
        <w:t>图5.15 房间筛选功能</w:t>
      </w:r>
    </w:p>
    <w:p w14:paraId="6826DA02">
      <w:pPr>
        <w:pStyle w:val="4"/>
        <w:numPr>
          <w:ilvl w:val="2"/>
          <w:numId w:val="0"/>
        </w:numPr>
        <w:bidi w:val="0"/>
        <w:ind w:leftChars="0"/>
        <w:rPr>
          <w:rFonts w:hint="default"/>
          <w:lang w:val="en-US" w:eastAsia="zh-CN"/>
        </w:rPr>
      </w:pPr>
      <w:bookmarkStart w:id="75" w:name="_Toc14858"/>
      <w:r>
        <w:rPr>
          <w:rFonts w:hint="eastAsia"/>
          <w:lang w:val="en-US" w:eastAsia="zh-CN"/>
        </w:rPr>
        <w:t>5.3.2顾客入住功能</w:t>
      </w:r>
      <w:bookmarkEnd w:id="75"/>
    </w:p>
    <w:p w14:paraId="11C0BC66">
      <w:pPr>
        <w:pStyle w:val="6"/>
        <w:rPr>
          <w:rFonts w:hint="default"/>
          <w:lang w:val="en-US" w:eastAsia="zh-CN"/>
        </w:rPr>
      </w:pPr>
      <w:r>
        <w:rPr>
          <w:rFonts w:hint="eastAsia"/>
          <w:lang w:val="en-US" w:eastAsia="zh-CN"/>
        </w:rPr>
        <w:t>在住房登记页面，用户需输入顾客信息、选择入住时间，并根据顾客需求挑选房间类型，系统会实时展示对应价格。点击提交按钮后，即可完成入住登记。</w:t>
      </w:r>
    </w:p>
    <w:p w14:paraId="2BB7F747">
      <w:pPr>
        <w:pStyle w:val="6"/>
        <w:jc w:val="center"/>
      </w:pPr>
      <w:r>
        <w:drawing>
          <wp:inline distT="0" distB="0" distL="114300" distR="114300">
            <wp:extent cx="2879725" cy="2879725"/>
            <wp:effectExtent l="0" t="0" r="635" b="635"/>
            <wp:docPr id="26" name="图片 26"/>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8"/>
                    <a:stretch>
                      <a:fillRect/>
                    </a:stretch>
                  </pic:blipFill>
                  <pic:spPr>
                    <a:xfrm>
                      <a:off x="0" y="0"/>
                      <a:ext cx="2879725" cy="2879725"/>
                    </a:xfrm>
                    <a:prstGeom prst="rect">
                      <a:avLst/>
                    </a:prstGeom>
                    <a:noFill/>
                    <a:ln>
                      <a:noFill/>
                    </a:ln>
                  </pic:spPr>
                </pic:pic>
              </a:graphicData>
            </a:graphic>
          </wp:inline>
        </w:drawing>
      </w:r>
    </w:p>
    <w:p w14:paraId="31131665">
      <w:pPr>
        <w:pStyle w:val="6"/>
        <w:jc w:val="center"/>
        <w:rPr>
          <w:rFonts w:hint="eastAsia" w:ascii="楷体" w:hAnsi="楷体" w:eastAsia="楷体" w:cs="楷体"/>
          <w:lang w:val="en-US" w:eastAsia="zh-CN"/>
        </w:rPr>
      </w:pPr>
      <w:r>
        <w:rPr>
          <w:rFonts w:hint="eastAsia" w:ascii="楷体" w:hAnsi="楷体" w:eastAsia="楷体" w:cs="楷体"/>
          <w:lang w:val="en-US" w:eastAsia="zh-CN"/>
        </w:rPr>
        <w:t>图5.16 住房登记功能</w:t>
      </w:r>
    </w:p>
    <w:p w14:paraId="239397F0">
      <w:pPr>
        <w:pStyle w:val="4"/>
        <w:numPr>
          <w:ilvl w:val="2"/>
          <w:numId w:val="0"/>
        </w:numPr>
        <w:bidi w:val="0"/>
        <w:ind w:leftChars="0"/>
        <w:rPr>
          <w:rFonts w:hint="eastAsia"/>
          <w:lang w:val="en-US" w:eastAsia="zh-CN"/>
        </w:rPr>
      </w:pPr>
      <w:bookmarkStart w:id="76" w:name="_Toc12199"/>
      <w:r>
        <w:rPr>
          <w:rFonts w:hint="eastAsia"/>
          <w:lang w:val="en-US" w:eastAsia="zh-CN"/>
        </w:rPr>
        <w:t>5.3.3房间编辑功能</w:t>
      </w:r>
      <w:bookmarkEnd w:id="76"/>
    </w:p>
    <w:p w14:paraId="73D9B87B">
      <w:pPr>
        <w:pStyle w:val="6"/>
        <w:rPr>
          <w:rFonts w:hint="default"/>
          <w:lang w:val="en-US" w:eastAsia="zh-CN"/>
        </w:rPr>
      </w:pPr>
      <w:r>
        <w:rPr>
          <w:rFonts w:hint="eastAsia"/>
          <w:lang w:val="en-US" w:eastAsia="zh-CN"/>
        </w:rPr>
        <w:t>在房间编辑页面，用户可以对顾客信息、入住时间以及房间状态等进行修改，同时，也支持进行退房操作。</w:t>
      </w:r>
    </w:p>
    <w:p w14:paraId="0E0E6218">
      <w:pPr>
        <w:pStyle w:val="6"/>
        <w:rPr>
          <w:rFonts w:hint="eastAsia"/>
          <w:lang w:val="en-US" w:eastAsia="zh-CN"/>
        </w:rPr>
      </w:pPr>
    </w:p>
    <w:p w14:paraId="18CE2ABC">
      <w:pPr>
        <w:pStyle w:val="6"/>
        <w:jc w:val="center"/>
      </w:pPr>
    </w:p>
    <w:p w14:paraId="34326CB4">
      <w:pPr>
        <w:pStyle w:val="6"/>
        <w:jc w:val="center"/>
      </w:pPr>
      <w:r>
        <w:drawing>
          <wp:inline distT="0" distB="0" distL="114300" distR="114300">
            <wp:extent cx="2879725" cy="2879725"/>
            <wp:effectExtent l="0" t="0" r="635" b="635"/>
            <wp:docPr id="27" name="图片 27"/>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9"/>
                    <a:stretch>
                      <a:fillRect/>
                    </a:stretch>
                  </pic:blipFill>
                  <pic:spPr>
                    <a:xfrm>
                      <a:off x="0" y="0"/>
                      <a:ext cx="2879725" cy="2879725"/>
                    </a:xfrm>
                    <a:prstGeom prst="rect">
                      <a:avLst/>
                    </a:prstGeom>
                    <a:noFill/>
                    <a:ln>
                      <a:noFill/>
                    </a:ln>
                  </pic:spPr>
                </pic:pic>
              </a:graphicData>
            </a:graphic>
          </wp:inline>
        </w:drawing>
      </w:r>
    </w:p>
    <w:p w14:paraId="106DC5FF">
      <w:pPr>
        <w:pStyle w:val="6"/>
        <w:jc w:val="center"/>
        <w:rPr>
          <w:rFonts w:hint="eastAsia" w:ascii="楷体" w:hAnsi="楷体" w:eastAsia="楷体" w:cs="楷体"/>
          <w:lang w:val="en-US" w:eastAsia="zh-CN"/>
        </w:rPr>
      </w:pPr>
      <w:r>
        <w:rPr>
          <w:rFonts w:hint="eastAsia" w:ascii="楷体" w:hAnsi="楷体" w:eastAsia="楷体" w:cs="楷体"/>
          <w:lang w:val="en-US" w:eastAsia="zh-CN"/>
        </w:rPr>
        <w:t>图5.17 房间编辑功能</w:t>
      </w:r>
    </w:p>
    <w:p w14:paraId="01286DAA">
      <w:pPr>
        <w:pStyle w:val="4"/>
        <w:numPr>
          <w:ilvl w:val="2"/>
          <w:numId w:val="0"/>
        </w:numPr>
        <w:bidi w:val="0"/>
        <w:ind w:leftChars="0"/>
        <w:rPr>
          <w:rFonts w:hint="eastAsia"/>
          <w:lang w:val="en-US" w:eastAsia="zh-CN"/>
        </w:rPr>
      </w:pPr>
      <w:bookmarkStart w:id="77" w:name="_Toc31761"/>
      <w:r>
        <w:rPr>
          <w:rFonts w:hint="eastAsia"/>
          <w:lang w:val="en-US" w:eastAsia="zh-CN"/>
        </w:rPr>
        <w:t>5.3.4餐桌筛选功能</w:t>
      </w:r>
      <w:bookmarkEnd w:id="77"/>
    </w:p>
    <w:p w14:paraId="7F5D7B3B">
      <w:pPr>
        <w:pStyle w:val="6"/>
        <w:jc w:val="both"/>
        <w:rPr>
          <w:rFonts w:hint="default"/>
          <w:lang w:val="en-US" w:eastAsia="zh-CN"/>
        </w:rPr>
      </w:pPr>
      <w:r>
        <w:rPr>
          <w:rFonts w:hint="eastAsia"/>
          <w:lang w:val="en-US" w:eastAsia="zh-CN"/>
        </w:rPr>
        <w:t>在餐饮管理首页，用户可以根据需求搜索特定餐桌信息，如图5.18所示，搜索了餐桌号1的详细信息。同时，用户还可以筛选查看当前空闲的餐桌信息，如图5.19所示。</w:t>
      </w:r>
    </w:p>
    <w:p w14:paraId="37AC8760">
      <w:pPr>
        <w:pStyle w:val="6"/>
        <w:jc w:val="center"/>
        <w:rPr>
          <w:rFonts w:hint="default"/>
          <w:lang w:val="en-US" w:eastAsia="zh-CN"/>
        </w:rPr>
      </w:pPr>
      <w:r>
        <w:drawing>
          <wp:inline distT="0" distB="0" distL="114300" distR="114300">
            <wp:extent cx="4679950" cy="2160270"/>
            <wp:effectExtent l="0" t="0" r="13970" b="3810"/>
            <wp:docPr id="28" name="图片 28"/>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0"/>
                    <a:srcRect r="1506"/>
                    <a:stretch>
                      <a:fillRect/>
                    </a:stretch>
                  </pic:blipFill>
                  <pic:spPr>
                    <a:xfrm>
                      <a:off x="0" y="0"/>
                      <a:ext cx="4679950" cy="2160270"/>
                    </a:xfrm>
                    <a:prstGeom prst="rect">
                      <a:avLst/>
                    </a:prstGeom>
                    <a:noFill/>
                    <a:ln>
                      <a:noFill/>
                    </a:ln>
                  </pic:spPr>
                </pic:pic>
              </a:graphicData>
            </a:graphic>
          </wp:inline>
        </w:drawing>
      </w:r>
    </w:p>
    <w:p w14:paraId="5529D762">
      <w:pPr>
        <w:pStyle w:val="6"/>
        <w:ind w:firstLine="480"/>
        <w:rPr>
          <w:rFonts w:hint="default" w:eastAsia="宋体"/>
          <w:lang w:val="en-US" w:eastAsia="zh-CN"/>
        </w:rPr>
      </w:pPr>
      <w:r>
        <w:rPr>
          <w:rFonts w:hint="eastAsia"/>
          <w:lang w:val="en-US" w:eastAsia="zh-CN"/>
        </w:rPr>
        <w:t xml:space="preserve">           </w:t>
      </w:r>
      <w:r>
        <w:rPr>
          <w:rFonts w:hint="eastAsia" w:ascii="楷体" w:hAnsi="楷体" w:eastAsia="楷体" w:cs="楷体"/>
          <w:lang w:val="en-US" w:eastAsia="zh-CN"/>
        </w:rPr>
        <w:t xml:space="preserve">             图5.18 餐桌搜索功能</w:t>
      </w:r>
    </w:p>
    <w:p w14:paraId="7985592A">
      <w:pPr>
        <w:pStyle w:val="6"/>
        <w:ind w:left="0" w:leftChars="0" w:firstLine="0" w:firstLineChars="0"/>
        <w:jc w:val="center"/>
        <w:rPr>
          <w:rFonts w:hint="eastAsia"/>
        </w:rPr>
      </w:pPr>
      <w:r>
        <w:drawing>
          <wp:inline distT="0" distB="0" distL="114300" distR="114300">
            <wp:extent cx="4679950" cy="2160270"/>
            <wp:effectExtent l="0" t="0" r="13970" b="3810"/>
            <wp:docPr id="29" name="图片 29"/>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1"/>
                    <a:stretch>
                      <a:fillRect/>
                    </a:stretch>
                  </pic:blipFill>
                  <pic:spPr>
                    <a:xfrm>
                      <a:off x="0" y="0"/>
                      <a:ext cx="4679950" cy="2160270"/>
                    </a:xfrm>
                    <a:prstGeom prst="rect">
                      <a:avLst/>
                    </a:prstGeom>
                    <a:noFill/>
                    <a:ln>
                      <a:noFill/>
                    </a:ln>
                  </pic:spPr>
                </pic:pic>
              </a:graphicData>
            </a:graphic>
          </wp:inline>
        </w:drawing>
      </w:r>
    </w:p>
    <w:p w14:paraId="1C1232C1">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图5.19 餐桌筛选功能</w:t>
      </w:r>
    </w:p>
    <w:p w14:paraId="4E8100F8">
      <w:pPr>
        <w:pStyle w:val="4"/>
        <w:numPr>
          <w:ilvl w:val="2"/>
          <w:numId w:val="0"/>
        </w:numPr>
        <w:bidi w:val="0"/>
        <w:ind w:leftChars="0"/>
        <w:rPr>
          <w:rFonts w:hint="eastAsia"/>
          <w:lang w:val="en-US" w:eastAsia="zh-CN"/>
        </w:rPr>
      </w:pPr>
      <w:bookmarkStart w:id="78" w:name="_Toc9219"/>
      <w:r>
        <w:rPr>
          <w:rFonts w:hint="eastAsia"/>
          <w:lang w:val="en-US" w:eastAsia="zh-CN"/>
        </w:rPr>
        <w:t>5.3.5顾客入座功能</w:t>
      </w:r>
      <w:bookmarkEnd w:id="78"/>
    </w:p>
    <w:p w14:paraId="34442F67">
      <w:pPr>
        <w:pStyle w:val="6"/>
        <w:ind w:left="0" w:leftChars="0" w:firstLine="480" w:firstLineChars="200"/>
        <w:jc w:val="both"/>
        <w:rPr>
          <w:rFonts w:hint="default"/>
          <w:lang w:val="en-US" w:eastAsia="zh-CN"/>
        </w:rPr>
      </w:pPr>
      <w:r>
        <w:rPr>
          <w:rFonts w:hint="eastAsia"/>
          <w:lang w:val="en-US" w:eastAsia="zh-CN"/>
        </w:rPr>
        <w:t>在顾客入座页面，可以输入顾客信息、入座时间进行入座操作。顾客可以根据个人喜好和需求，自由选择在大厅或包厢内就座。</w:t>
      </w:r>
    </w:p>
    <w:p w14:paraId="6C6D2F27">
      <w:pPr>
        <w:pStyle w:val="6"/>
        <w:ind w:firstLine="480"/>
        <w:jc w:val="center"/>
      </w:pPr>
      <w:r>
        <w:drawing>
          <wp:inline distT="0" distB="0" distL="114300" distR="114300">
            <wp:extent cx="4679950" cy="2160270"/>
            <wp:effectExtent l="0" t="0" r="13970" b="3810"/>
            <wp:docPr id="30" name="图片 30"/>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2"/>
                    <a:stretch>
                      <a:fillRect/>
                    </a:stretch>
                  </pic:blipFill>
                  <pic:spPr>
                    <a:xfrm>
                      <a:off x="0" y="0"/>
                      <a:ext cx="4679950" cy="2160270"/>
                    </a:xfrm>
                    <a:prstGeom prst="rect">
                      <a:avLst/>
                    </a:prstGeom>
                    <a:noFill/>
                    <a:ln>
                      <a:noFill/>
                    </a:ln>
                  </pic:spPr>
                </pic:pic>
              </a:graphicData>
            </a:graphic>
          </wp:inline>
        </w:drawing>
      </w:r>
    </w:p>
    <w:p w14:paraId="4F7078A2">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图5.20 顾客入座功能</w:t>
      </w:r>
    </w:p>
    <w:p w14:paraId="08434C9B">
      <w:pPr>
        <w:pStyle w:val="4"/>
        <w:numPr>
          <w:ilvl w:val="2"/>
          <w:numId w:val="0"/>
        </w:numPr>
        <w:bidi w:val="0"/>
        <w:ind w:leftChars="0"/>
        <w:rPr>
          <w:rFonts w:hint="eastAsia"/>
          <w:lang w:val="en-US" w:eastAsia="zh-CN"/>
        </w:rPr>
      </w:pPr>
      <w:bookmarkStart w:id="79" w:name="_Toc1489"/>
      <w:r>
        <w:rPr>
          <w:rFonts w:hint="eastAsia"/>
          <w:lang w:val="en-US" w:eastAsia="zh-CN"/>
        </w:rPr>
        <w:t>5.3.6点餐功能</w:t>
      </w:r>
      <w:bookmarkEnd w:id="79"/>
    </w:p>
    <w:p w14:paraId="0551D10F">
      <w:pPr>
        <w:pStyle w:val="6"/>
        <w:ind w:firstLine="480"/>
        <w:jc w:val="both"/>
        <w:rPr>
          <w:rFonts w:hint="default"/>
          <w:lang w:val="en-US" w:eastAsia="zh-CN"/>
        </w:rPr>
      </w:pPr>
      <w:r>
        <w:rPr>
          <w:rFonts w:hint="eastAsia"/>
          <w:lang w:val="en-US" w:eastAsia="zh-CN"/>
        </w:rPr>
        <w:t>在点餐页面，顾客可以轻松选择对应的餐桌，并根据需求点餐，同时，若对某些菜品不感兴趣，还可随时进行删除操作。</w:t>
      </w:r>
    </w:p>
    <w:p w14:paraId="411D84BD">
      <w:pPr>
        <w:pStyle w:val="6"/>
        <w:ind w:firstLine="480"/>
        <w:jc w:val="center"/>
      </w:pPr>
      <w:r>
        <w:drawing>
          <wp:inline distT="0" distB="0" distL="114300" distR="114300">
            <wp:extent cx="4679950" cy="2160270"/>
            <wp:effectExtent l="0" t="0" r="13970" b="3810"/>
            <wp:docPr id="31" name="图片 3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3"/>
                    <a:stretch>
                      <a:fillRect/>
                    </a:stretch>
                  </pic:blipFill>
                  <pic:spPr>
                    <a:xfrm>
                      <a:off x="0" y="0"/>
                      <a:ext cx="4679950" cy="2160270"/>
                    </a:xfrm>
                    <a:prstGeom prst="rect">
                      <a:avLst/>
                    </a:prstGeom>
                    <a:noFill/>
                    <a:ln>
                      <a:noFill/>
                    </a:ln>
                  </pic:spPr>
                </pic:pic>
              </a:graphicData>
            </a:graphic>
          </wp:inline>
        </w:drawing>
      </w:r>
    </w:p>
    <w:p w14:paraId="3D2108E2">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图5.21 点餐功能</w:t>
      </w:r>
    </w:p>
    <w:p w14:paraId="135F39D2">
      <w:pPr>
        <w:pStyle w:val="4"/>
        <w:numPr>
          <w:ilvl w:val="2"/>
          <w:numId w:val="0"/>
        </w:numPr>
        <w:bidi w:val="0"/>
        <w:ind w:leftChars="0"/>
        <w:rPr>
          <w:rFonts w:hint="eastAsia"/>
          <w:lang w:val="en-US" w:eastAsia="zh-CN"/>
        </w:rPr>
      </w:pPr>
      <w:bookmarkStart w:id="80" w:name="_Toc4073"/>
      <w:r>
        <w:rPr>
          <w:rFonts w:hint="eastAsia"/>
          <w:lang w:val="en-US" w:eastAsia="zh-CN"/>
        </w:rPr>
        <w:t>5.3.7结账功能</w:t>
      </w:r>
      <w:bookmarkEnd w:id="80"/>
    </w:p>
    <w:p w14:paraId="553F2F77">
      <w:pPr>
        <w:pStyle w:val="6"/>
        <w:ind w:left="0" w:leftChars="0" w:firstLine="480" w:firstLineChars="200"/>
        <w:jc w:val="both"/>
        <w:rPr>
          <w:rFonts w:hint="default"/>
          <w:lang w:val="en-US" w:eastAsia="zh-CN"/>
        </w:rPr>
      </w:pPr>
      <w:r>
        <w:rPr>
          <w:rFonts w:hint="eastAsia"/>
          <w:lang w:val="en-US" w:eastAsia="zh-CN"/>
        </w:rPr>
        <w:t>在结账界面，顾客不仅能完成用餐账单的结账，还能查看详细的用餐情况。此外，已结账记录也一目了然，如图5.23所示，顾客还可随时进行小票打印操作。</w:t>
      </w:r>
    </w:p>
    <w:p w14:paraId="53990F6F">
      <w:pPr>
        <w:pStyle w:val="6"/>
        <w:ind w:firstLine="480"/>
        <w:jc w:val="center"/>
      </w:pPr>
      <w:r>
        <w:drawing>
          <wp:inline distT="0" distB="0" distL="114300" distR="114300">
            <wp:extent cx="4679950" cy="2160270"/>
            <wp:effectExtent l="0" t="0" r="13970" b="3810"/>
            <wp:docPr id="32" name="图片 32"/>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4"/>
                    <a:stretch>
                      <a:fillRect/>
                    </a:stretch>
                  </pic:blipFill>
                  <pic:spPr>
                    <a:xfrm>
                      <a:off x="0" y="0"/>
                      <a:ext cx="4679950" cy="2160270"/>
                    </a:xfrm>
                    <a:prstGeom prst="rect">
                      <a:avLst/>
                    </a:prstGeom>
                    <a:noFill/>
                    <a:ln>
                      <a:noFill/>
                    </a:ln>
                  </pic:spPr>
                </pic:pic>
              </a:graphicData>
            </a:graphic>
          </wp:inline>
        </w:drawing>
      </w:r>
    </w:p>
    <w:p w14:paraId="7A68D86E">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图5.22 结账功能</w:t>
      </w:r>
    </w:p>
    <w:p w14:paraId="490CC168">
      <w:pPr>
        <w:pStyle w:val="6"/>
        <w:ind w:firstLine="480"/>
        <w:jc w:val="center"/>
      </w:pPr>
      <w:r>
        <w:drawing>
          <wp:inline distT="0" distB="0" distL="114300" distR="114300">
            <wp:extent cx="4583430" cy="2160270"/>
            <wp:effectExtent l="0" t="0" r="3810" b="3810"/>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5"/>
                    <a:srcRect r="2063"/>
                    <a:stretch>
                      <a:fillRect/>
                    </a:stretch>
                  </pic:blipFill>
                  <pic:spPr>
                    <a:xfrm>
                      <a:off x="0" y="0"/>
                      <a:ext cx="4583430" cy="2160270"/>
                    </a:xfrm>
                    <a:prstGeom prst="rect">
                      <a:avLst/>
                    </a:prstGeom>
                    <a:noFill/>
                    <a:ln>
                      <a:noFill/>
                    </a:ln>
                  </pic:spPr>
                </pic:pic>
              </a:graphicData>
            </a:graphic>
          </wp:inline>
        </w:drawing>
      </w:r>
    </w:p>
    <w:p w14:paraId="67D58F13">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图5.23 查看账单记录功能</w:t>
      </w:r>
    </w:p>
    <w:p w14:paraId="6633E1EB">
      <w:pPr>
        <w:pStyle w:val="6"/>
        <w:ind w:firstLine="480"/>
        <w:jc w:val="center"/>
        <w:rPr>
          <w:rFonts w:hint="eastAsia"/>
          <w:lang w:val="en-US" w:eastAsia="zh-CN"/>
        </w:rPr>
      </w:pPr>
    </w:p>
    <w:p w14:paraId="522EAEA8">
      <w:pPr>
        <w:pStyle w:val="6"/>
        <w:ind w:firstLine="480"/>
        <w:jc w:val="center"/>
      </w:pPr>
      <w:r>
        <w:drawing>
          <wp:inline distT="0" distB="0" distL="114300" distR="114300">
            <wp:extent cx="4679950" cy="2160270"/>
            <wp:effectExtent l="0" t="0" r="13970" b="381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6"/>
                    <a:stretch>
                      <a:fillRect/>
                    </a:stretch>
                  </pic:blipFill>
                  <pic:spPr>
                    <a:xfrm>
                      <a:off x="0" y="0"/>
                      <a:ext cx="4679950" cy="2160270"/>
                    </a:xfrm>
                    <a:prstGeom prst="rect">
                      <a:avLst/>
                    </a:prstGeom>
                    <a:noFill/>
                    <a:ln>
                      <a:noFill/>
                    </a:ln>
                  </pic:spPr>
                </pic:pic>
              </a:graphicData>
            </a:graphic>
          </wp:inline>
        </w:drawing>
      </w:r>
    </w:p>
    <w:p w14:paraId="553705C8">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图5.24 打印小票功能</w:t>
      </w:r>
    </w:p>
    <w:p w14:paraId="136A80C5">
      <w:pPr>
        <w:pStyle w:val="4"/>
        <w:numPr>
          <w:ilvl w:val="2"/>
          <w:numId w:val="0"/>
        </w:numPr>
        <w:bidi w:val="0"/>
        <w:ind w:leftChars="0"/>
        <w:rPr>
          <w:rFonts w:hint="eastAsia"/>
          <w:lang w:val="en-US" w:eastAsia="zh-CN"/>
        </w:rPr>
      </w:pPr>
      <w:bookmarkStart w:id="81" w:name="_Toc28104"/>
      <w:r>
        <w:rPr>
          <w:rFonts w:hint="eastAsia"/>
          <w:lang w:val="en-US" w:eastAsia="zh-CN"/>
        </w:rPr>
        <w:t>5.3.8财务记录筛选功能</w:t>
      </w:r>
      <w:bookmarkEnd w:id="81"/>
    </w:p>
    <w:p w14:paraId="24F5FA73">
      <w:pPr>
        <w:pStyle w:val="6"/>
        <w:ind w:left="0" w:leftChars="0" w:firstLine="480" w:firstLineChars="200"/>
        <w:jc w:val="both"/>
        <w:rPr>
          <w:rFonts w:hint="default"/>
          <w:lang w:val="en-US" w:eastAsia="zh-CN"/>
        </w:rPr>
      </w:pPr>
      <w:r>
        <w:rPr>
          <w:rFonts w:hint="eastAsia"/>
          <w:lang w:val="en-US" w:eastAsia="zh-CN"/>
        </w:rPr>
        <w:t>在财务管理首页，用户可根据实际需求，轻松查询不同类型、不同时间段的财务记录。</w:t>
      </w:r>
    </w:p>
    <w:p w14:paraId="5CF27D0C">
      <w:pPr>
        <w:pStyle w:val="6"/>
        <w:ind w:firstLine="480"/>
        <w:jc w:val="center"/>
      </w:pPr>
      <w:r>
        <w:drawing>
          <wp:inline distT="0" distB="0" distL="114300" distR="114300">
            <wp:extent cx="4679950" cy="2160270"/>
            <wp:effectExtent l="0" t="0" r="13970" b="381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7"/>
                    <a:stretch>
                      <a:fillRect/>
                    </a:stretch>
                  </pic:blipFill>
                  <pic:spPr>
                    <a:xfrm>
                      <a:off x="0" y="0"/>
                      <a:ext cx="4679950" cy="2160270"/>
                    </a:xfrm>
                    <a:prstGeom prst="rect">
                      <a:avLst/>
                    </a:prstGeom>
                    <a:noFill/>
                    <a:ln>
                      <a:noFill/>
                    </a:ln>
                  </pic:spPr>
                </pic:pic>
              </a:graphicData>
            </a:graphic>
          </wp:inline>
        </w:drawing>
      </w:r>
    </w:p>
    <w:p w14:paraId="3F7481BB">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图5.25 财务记录筛选功能</w:t>
      </w:r>
    </w:p>
    <w:p w14:paraId="51A22243">
      <w:pPr>
        <w:pStyle w:val="4"/>
        <w:numPr>
          <w:ilvl w:val="2"/>
          <w:numId w:val="0"/>
        </w:numPr>
        <w:bidi w:val="0"/>
        <w:ind w:leftChars="0"/>
        <w:rPr>
          <w:rFonts w:hint="eastAsia"/>
          <w:lang w:val="en-US" w:eastAsia="zh-CN"/>
        </w:rPr>
      </w:pPr>
      <w:bookmarkStart w:id="82" w:name="_Toc32677"/>
      <w:r>
        <w:rPr>
          <w:rFonts w:hint="eastAsia"/>
          <w:lang w:val="en-US" w:eastAsia="zh-CN"/>
        </w:rPr>
        <w:t>5.3.9财务记录增加功能</w:t>
      </w:r>
      <w:bookmarkEnd w:id="82"/>
    </w:p>
    <w:p w14:paraId="12D3A45C">
      <w:pPr>
        <w:pStyle w:val="6"/>
        <w:ind w:left="0" w:leftChars="0" w:firstLine="480" w:firstLineChars="200"/>
        <w:jc w:val="both"/>
        <w:rPr>
          <w:rFonts w:hint="default"/>
          <w:lang w:val="en-US" w:eastAsia="zh-CN"/>
        </w:rPr>
      </w:pPr>
      <w:r>
        <w:rPr>
          <w:rFonts w:hint="eastAsia"/>
          <w:lang w:val="en-US" w:eastAsia="zh-CN"/>
        </w:rPr>
        <w:t>在财务记录增加页面，可以根据用户需求，增加相应的财务记录。</w:t>
      </w:r>
    </w:p>
    <w:p w14:paraId="6FC4A605">
      <w:pPr>
        <w:pStyle w:val="6"/>
        <w:ind w:firstLine="480"/>
        <w:jc w:val="center"/>
        <w:rPr>
          <w:rFonts w:hint="eastAsia"/>
          <w:lang w:val="en-US" w:eastAsia="zh-CN"/>
        </w:rPr>
      </w:pPr>
      <w:r>
        <w:drawing>
          <wp:inline distT="0" distB="0" distL="114300" distR="114300">
            <wp:extent cx="4679950" cy="2160270"/>
            <wp:effectExtent l="0" t="0" r="13970" b="3810"/>
            <wp:docPr id="36" name="图片 36"/>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8"/>
                    <a:stretch>
                      <a:fillRect/>
                    </a:stretch>
                  </pic:blipFill>
                  <pic:spPr>
                    <a:xfrm>
                      <a:off x="0" y="0"/>
                      <a:ext cx="4679950" cy="2160270"/>
                    </a:xfrm>
                    <a:prstGeom prst="rect">
                      <a:avLst/>
                    </a:prstGeom>
                    <a:noFill/>
                    <a:ln>
                      <a:noFill/>
                    </a:ln>
                  </pic:spPr>
                </pic:pic>
              </a:graphicData>
            </a:graphic>
          </wp:inline>
        </w:drawing>
      </w:r>
    </w:p>
    <w:p w14:paraId="5C039EEB">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图5.26 财务记录增加功能</w:t>
      </w:r>
    </w:p>
    <w:p w14:paraId="6E9FED33">
      <w:pPr>
        <w:pStyle w:val="4"/>
        <w:numPr>
          <w:ilvl w:val="2"/>
          <w:numId w:val="0"/>
        </w:numPr>
        <w:bidi w:val="0"/>
        <w:ind w:leftChars="0"/>
        <w:rPr>
          <w:rFonts w:hint="eastAsia"/>
          <w:lang w:val="en-US" w:eastAsia="zh-CN"/>
        </w:rPr>
      </w:pPr>
      <w:bookmarkStart w:id="83" w:name="_Toc10191"/>
      <w:r>
        <w:rPr>
          <w:rFonts w:hint="eastAsia"/>
          <w:lang w:val="en-US" w:eastAsia="zh-CN"/>
        </w:rPr>
        <w:t>5.3.10财务记录归档备份功能</w:t>
      </w:r>
      <w:bookmarkEnd w:id="83"/>
    </w:p>
    <w:p w14:paraId="2B6037A2">
      <w:pPr>
        <w:pStyle w:val="6"/>
        <w:ind w:left="0" w:leftChars="0" w:firstLine="480" w:firstLineChars="200"/>
        <w:jc w:val="both"/>
        <w:rPr>
          <w:rFonts w:hint="eastAsia"/>
          <w:lang w:val="en-US" w:eastAsia="zh-CN"/>
        </w:rPr>
      </w:pPr>
      <w:r>
        <w:rPr>
          <w:rFonts w:hint="eastAsia"/>
          <w:lang w:val="en-US" w:eastAsia="zh-CN"/>
        </w:rPr>
        <w:t>只需点击页面左侧菜单栏的归档备份按钮，系统便会自动将当前所有的财务记录安全保存到本地。</w:t>
      </w:r>
    </w:p>
    <w:p w14:paraId="50526647">
      <w:pPr>
        <w:pStyle w:val="6"/>
        <w:ind w:firstLine="480"/>
        <w:jc w:val="both"/>
      </w:pPr>
      <w:r>
        <w:drawing>
          <wp:inline distT="0" distB="0" distL="114300" distR="114300">
            <wp:extent cx="4679950" cy="2160270"/>
            <wp:effectExtent l="0" t="0" r="13970" b="3810"/>
            <wp:docPr id="37" name="图片 37"/>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9"/>
                    <a:stretch>
                      <a:fillRect/>
                    </a:stretch>
                  </pic:blipFill>
                  <pic:spPr>
                    <a:xfrm>
                      <a:off x="0" y="0"/>
                      <a:ext cx="4679950" cy="2160270"/>
                    </a:xfrm>
                    <a:prstGeom prst="rect">
                      <a:avLst/>
                    </a:prstGeom>
                    <a:noFill/>
                    <a:ln>
                      <a:noFill/>
                    </a:ln>
                  </pic:spPr>
                </pic:pic>
              </a:graphicData>
            </a:graphic>
          </wp:inline>
        </w:drawing>
      </w:r>
    </w:p>
    <w:p w14:paraId="54AFB8CD">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图5.27 财务记录归档备份功能</w:t>
      </w:r>
    </w:p>
    <w:p w14:paraId="1AF49E3D">
      <w:pPr>
        <w:pStyle w:val="4"/>
        <w:numPr>
          <w:ilvl w:val="2"/>
          <w:numId w:val="0"/>
        </w:numPr>
        <w:bidi w:val="0"/>
        <w:ind w:leftChars="0"/>
        <w:rPr>
          <w:rFonts w:hint="eastAsia"/>
          <w:lang w:val="en-US" w:eastAsia="zh-CN"/>
        </w:rPr>
      </w:pPr>
      <w:bookmarkStart w:id="84" w:name="_Toc13693"/>
      <w:r>
        <w:rPr>
          <w:rFonts w:hint="eastAsia"/>
          <w:lang w:val="en-US" w:eastAsia="zh-CN"/>
        </w:rPr>
        <w:t>5.3.11库存记录筛选功能（以房间库存为例）</w:t>
      </w:r>
      <w:bookmarkEnd w:id="84"/>
    </w:p>
    <w:p w14:paraId="2F174FC5">
      <w:pPr>
        <w:pStyle w:val="6"/>
        <w:ind w:firstLine="480"/>
        <w:jc w:val="both"/>
        <w:rPr>
          <w:rFonts w:hint="default"/>
          <w:lang w:val="en-US" w:eastAsia="zh-CN"/>
        </w:rPr>
      </w:pPr>
      <w:r>
        <w:rPr>
          <w:rFonts w:hint="eastAsia"/>
          <w:lang w:val="en-US" w:eastAsia="zh-CN"/>
        </w:rPr>
        <w:t>在库存管理首页，可以根据用户需求查询满足要求的记录</w:t>
      </w:r>
      <w:del w:id="0" w:author="AI写作助手" w:date="2024-11-30T19:16:34Z" wpsCustomData:desc="标点问题">
        <mc:AlternateContent>
          <mc:Choice Requires="wpsCustomData">
            <wpsCustomData:revDesc>
              <w:p>
                <w:r>
                  <w:t>标点问题</w:t>
                </w:r>
              </w:p>
            </wpsCustomData:revDesc>
          </mc:Choice>
        </mc:AlternateContent>
        <w:r>
          <w:rPr>
            <w:rFonts w:hint="eastAsia"/>
            <w:lang w:val="en-US" w:eastAsia="zh-CN"/>
          </w:rPr>
          <w:delText>,</w:delText>
        </w:r>
      </w:del>
      <w:ins w:id="1" w:author="AI写作助手" w:date="2024-11-30T19:16:34Z" wpsCustomData:desc="标点问题">
        <mc:AlternateContent>
          <mc:Choice Requires="wpsCustomData">
            <wpsCustomData:revDesc>
              <w:p>
                <w:r>
                  <w:t>标点问题</w:t>
                </w:r>
              </w:p>
            </wpsCustomData:revDesc>
          </mc:Choice>
        </mc:AlternateContent>
        <w:r>
          <w:rPr>
            <w:rFonts w:hint="eastAsia"/>
            <w:lang w:val="en-US" w:eastAsia="zh-CN"/>
          </w:rPr>
          <w:t>，</w:t>
        </w:r>
      </w:ins>
      <w:r>
        <w:rPr>
          <w:rFonts w:hint="eastAsia"/>
          <w:lang w:val="en-US" w:eastAsia="zh-CN"/>
        </w:rPr>
        <w:t>如图5.28所示，选择查询了房间库存，以及房间类型为双人房的库存记录。</w:t>
      </w:r>
    </w:p>
    <w:p w14:paraId="0B9D70BD">
      <w:pPr>
        <w:pStyle w:val="6"/>
        <w:ind w:firstLine="480"/>
        <w:jc w:val="both"/>
      </w:pPr>
      <w:r>
        <w:drawing>
          <wp:inline distT="0" distB="0" distL="114300" distR="114300">
            <wp:extent cx="4857115" cy="2788285"/>
            <wp:effectExtent l="0" t="0" r="444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0"/>
                    <a:srcRect r="339"/>
                    <a:stretch>
                      <a:fillRect/>
                    </a:stretch>
                  </pic:blipFill>
                  <pic:spPr>
                    <a:xfrm>
                      <a:off x="0" y="0"/>
                      <a:ext cx="4857115" cy="2788285"/>
                    </a:xfrm>
                    <a:prstGeom prst="rect">
                      <a:avLst/>
                    </a:prstGeom>
                    <a:noFill/>
                    <a:ln>
                      <a:noFill/>
                    </a:ln>
                  </pic:spPr>
                </pic:pic>
              </a:graphicData>
            </a:graphic>
          </wp:inline>
        </w:drawing>
      </w:r>
    </w:p>
    <w:p w14:paraId="67BD6285">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图5.28 库存筛选功能</w:t>
      </w:r>
    </w:p>
    <w:p w14:paraId="0F2AF9FD">
      <w:pPr>
        <w:pStyle w:val="4"/>
        <w:numPr>
          <w:ilvl w:val="2"/>
          <w:numId w:val="0"/>
        </w:numPr>
        <w:bidi w:val="0"/>
        <w:ind w:leftChars="0"/>
        <w:rPr>
          <w:rFonts w:hint="default"/>
          <w:lang w:val="en-US" w:eastAsia="zh-CN"/>
        </w:rPr>
      </w:pPr>
      <w:bookmarkStart w:id="85" w:name="_Toc23455"/>
      <w:r>
        <w:rPr>
          <w:rFonts w:hint="eastAsia"/>
          <w:lang w:val="en-US" w:eastAsia="zh-CN"/>
        </w:rPr>
        <w:t>5.3.12库存记录修改操作</w:t>
      </w:r>
      <w:bookmarkEnd w:id="85"/>
    </w:p>
    <w:p w14:paraId="26A1FBCA">
      <w:pPr>
        <w:pStyle w:val="6"/>
        <w:ind w:firstLine="480"/>
        <w:jc w:val="both"/>
        <w:rPr>
          <w:rFonts w:hint="eastAsia"/>
          <w:lang w:val="en-US" w:eastAsia="zh-CN"/>
        </w:rPr>
      </w:pPr>
      <w:r>
        <w:rPr>
          <w:rFonts w:hint="eastAsia"/>
          <w:lang w:val="en-US" w:eastAsia="zh-CN"/>
        </w:rPr>
        <w:t>在库存管理首页，可以根据用户需求，修改对应的库存记录，如图5.29所示，选择修改房间号为125记录的价格。</w:t>
      </w:r>
    </w:p>
    <w:p w14:paraId="1B0AFCD6">
      <w:pPr>
        <w:pStyle w:val="6"/>
        <w:ind w:firstLine="480"/>
        <w:jc w:val="center"/>
      </w:pPr>
      <w:r>
        <w:drawing>
          <wp:inline distT="0" distB="0" distL="114300" distR="114300">
            <wp:extent cx="4679950" cy="2160270"/>
            <wp:effectExtent l="0" t="0" r="13970" b="3810"/>
            <wp:docPr id="39" name="图片 39"/>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51"/>
                    <a:stretch>
                      <a:fillRect/>
                    </a:stretch>
                  </pic:blipFill>
                  <pic:spPr>
                    <a:xfrm>
                      <a:off x="0" y="0"/>
                      <a:ext cx="4679950" cy="2160270"/>
                    </a:xfrm>
                    <a:prstGeom prst="rect">
                      <a:avLst/>
                    </a:prstGeom>
                    <a:noFill/>
                    <a:ln>
                      <a:noFill/>
                    </a:ln>
                  </pic:spPr>
                </pic:pic>
              </a:graphicData>
            </a:graphic>
          </wp:inline>
        </w:drawing>
      </w:r>
    </w:p>
    <w:p w14:paraId="35FC81BA">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图5.29 库存记录修改功能</w:t>
      </w:r>
    </w:p>
    <w:p w14:paraId="47FE2722">
      <w:pPr>
        <w:pStyle w:val="4"/>
        <w:numPr>
          <w:ilvl w:val="2"/>
          <w:numId w:val="0"/>
        </w:numPr>
        <w:bidi w:val="0"/>
        <w:ind w:leftChars="0"/>
        <w:rPr>
          <w:rFonts w:hint="eastAsia"/>
          <w:lang w:val="en-US" w:eastAsia="zh-CN"/>
        </w:rPr>
      </w:pPr>
      <w:bookmarkStart w:id="86" w:name="_Toc5803"/>
      <w:r>
        <w:rPr>
          <w:rFonts w:hint="eastAsia"/>
          <w:lang w:val="en-US" w:eastAsia="zh-CN"/>
        </w:rPr>
        <w:t>5.3.13库存记录删除功能</w:t>
      </w:r>
      <w:bookmarkEnd w:id="86"/>
    </w:p>
    <w:p w14:paraId="7F321E05">
      <w:pPr>
        <w:pStyle w:val="6"/>
        <w:ind w:firstLine="480"/>
        <w:jc w:val="both"/>
        <w:rPr>
          <w:rFonts w:hint="eastAsia"/>
          <w:lang w:val="en-US" w:eastAsia="zh-CN"/>
        </w:rPr>
      </w:pPr>
      <w:r>
        <w:rPr>
          <w:rFonts w:hint="eastAsia"/>
          <w:lang w:val="en-US" w:eastAsia="zh-CN"/>
        </w:rPr>
        <w:t>在库存管理首页，可以根据用户需求，删除对应的库存记录，如图5.30所示，选择删除房间号为125库存记录。</w:t>
      </w:r>
    </w:p>
    <w:p w14:paraId="49E7CE21">
      <w:pPr>
        <w:pStyle w:val="6"/>
        <w:ind w:firstLine="480"/>
        <w:jc w:val="both"/>
        <w:rPr>
          <w:rFonts w:hint="default"/>
          <w:lang w:val="en-US" w:eastAsia="zh-CN"/>
        </w:rPr>
      </w:pPr>
    </w:p>
    <w:p w14:paraId="1C7558FC">
      <w:pPr>
        <w:pStyle w:val="6"/>
        <w:ind w:firstLine="480"/>
        <w:jc w:val="center"/>
      </w:pPr>
      <w:r>
        <w:drawing>
          <wp:inline distT="0" distB="0" distL="114300" distR="114300">
            <wp:extent cx="4679950" cy="2160270"/>
            <wp:effectExtent l="0" t="0" r="13970" b="3810"/>
            <wp:docPr id="40" name="图片 40"/>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52"/>
                    <a:stretch>
                      <a:fillRect/>
                    </a:stretch>
                  </pic:blipFill>
                  <pic:spPr>
                    <a:xfrm>
                      <a:off x="0" y="0"/>
                      <a:ext cx="4679950" cy="2160270"/>
                    </a:xfrm>
                    <a:prstGeom prst="rect">
                      <a:avLst/>
                    </a:prstGeom>
                    <a:noFill/>
                    <a:ln>
                      <a:noFill/>
                    </a:ln>
                  </pic:spPr>
                </pic:pic>
              </a:graphicData>
            </a:graphic>
          </wp:inline>
        </w:drawing>
      </w:r>
    </w:p>
    <w:p w14:paraId="3CEA84D5">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图5.30 库存记录删除功能</w:t>
      </w:r>
    </w:p>
    <w:p w14:paraId="55E1AD87">
      <w:pPr>
        <w:pStyle w:val="4"/>
        <w:numPr>
          <w:ilvl w:val="2"/>
          <w:numId w:val="0"/>
        </w:numPr>
        <w:bidi w:val="0"/>
        <w:ind w:leftChars="0"/>
        <w:rPr>
          <w:rFonts w:hint="eastAsia"/>
          <w:lang w:val="en-US" w:eastAsia="zh-CN"/>
        </w:rPr>
      </w:pPr>
      <w:bookmarkStart w:id="87" w:name="_Toc19551"/>
      <w:r>
        <w:rPr>
          <w:rFonts w:hint="eastAsia"/>
          <w:lang w:val="en-US" w:eastAsia="zh-CN"/>
        </w:rPr>
        <w:t>5.3.14库存添加功能</w:t>
      </w:r>
      <w:bookmarkEnd w:id="87"/>
    </w:p>
    <w:p w14:paraId="6A3BF29B">
      <w:pPr>
        <w:pStyle w:val="6"/>
        <w:ind w:firstLine="480"/>
        <w:jc w:val="both"/>
        <w:rPr>
          <w:rFonts w:hint="default"/>
          <w:lang w:val="en-US" w:eastAsia="zh-CN"/>
        </w:rPr>
      </w:pPr>
      <w:r>
        <w:rPr>
          <w:rFonts w:hint="eastAsia"/>
          <w:lang w:val="en-US" w:eastAsia="zh-CN"/>
        </w:rPr>
        <w:t>在库存管理首页，可以根据用户需求，增加库存记录，如图5.31所示，增加房间号为309、房间类型为大床房、房间价格为399元的库存记录。</w:t>
      </w:r>
    </w:p>
    <w:p w14:paraId="00180F7F">
      <w:pPr>
        <w:pStyle w:val="6"/>
        <w:ind w:firstLine="480"/>
        <w:jc w:val="center"/>
      </w:pPr>
      <w:r>
        <w:drawing>
          <wp:inline distT="0" distB="0" distL="114300" distR="114300">
            <wp:extent cx="4679950" cy="2160270"/>
            <wp:effectExtent l="0" t="0" r="13970" b="3810"/>
            <wp:docPr id="41" name="图片 4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53"/>
                    <a:stretch>
                      <a:fillRect/>
                    </a:stretch>
                  </pic:blipFill>
                  <pic:spPr>
                    <a:xfrm>
                      <a:off x="0" y="0"/>
                      <a:ext cx="4679950" cy="2160270"/>
                    </a:xfrm>
                    <a:prstGeom prst="rect">
                      <a:avLst/>
                    </a:prstGeom>
                    <a:noFill/>
                    <a:ln>
                      <a:noFill/>
                    </a:ln>
                  </pic:spPr>
                </pic:pic>
              </a:graphicData>
            </a:graphic>
          </wp:inline>
        </w:drawing>
      </w:r>
    </w:p>
    <w:p w14:paraId="2A185059">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图5.31 库存添加功能</w:t>
      </w:r>
    </w:p>
    <w:p w14:paraId="39689E7B">
      <w:pPr>
        <w:pStyle w:val="4"/>
        <w:numPr>
          <w:ilvl w:val="2"/>
          <w:numId w:val="0"/>
        </w:numPr>
        <w:bidi w:val="0"/>
        <w:ind w:leftChars="0"/>
        <w:rPr>
          <w:rFonts w:hint="eastAsia"/>
          <w:lang w:val="en-US" w:eastAsia="zh-CN"/>
        </w:rPr>
      </w:pPr>
      <w:bookmarkStart w:id="88" w:name="_Toc26919"/>
      <w:r>
        <w:rPr>
          <w:rFonts w:hint="eastAsia"/>
          <w:lang w:val="en-US" w:eastAsia="zh-CN"/>
        </w:rPr>
        <w:t>5.3.15后台管理员对数据库的增查删改功能（以菜品为例）</w:t>
      </w:r>
      <w:bookmarkEnd w:id="88"/>
    </w:p>
    <w:p w14:paraId="56831BDD">
      <w:pPr>
        <w:pStyle w:val="5"/>
        <w:numPr>
          <w:ilvl w:val="3"/>
          <w:numId w:val="0"/>
        </w:numPr>
        <w:bidi w:val="0"/>
        <w:ind w:leftChars="0"/>
        <w:rPr>
          <w:rFonts w:hint="eastAsia"/>
          <w:lang w:val="en-US" w:eastAsia="zh-CN"/>
        </w:rPr>
      </w:pPr>
      <w:r>
        <w:rPr>
          <w:rFonts w:hint="eastAsia"/>
          <w:lang w:val="en-US" w:eastAsia="zh-CN"/>
        </w:rPr>
        <w:t>5.3.15.1修改功能</w:t>
      </w:r>
    </w:p>
    <w:p w14:paraId="6C18F716">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firstLine="480" w:firstLineChars="200"/>
        <w:textAlignment w:val="auto"/>
        <w:rPr>
          <w:rFonts w:hint="default"/>
          <w:lang w:val="en-US" w:eastAsia="zh-CN"/>
        </w:rPr>
      </w:pPr>
      <w:r>
        <w:rPr>
          <w:rFonts w:hint="eastAsia"/>
          <w:lang w:val="en-US" w:eastAsia="zh-CN"/>
        </w:rPr>
        <w:t>如图5.32所示，管理员可以对菜品信息进行修改操作。</w:t>
      </w:r>
    </w:p>
    <w:p w14:paraId="2301C1E1">
      <w:pPr>
        <w:pStyle w:val="6"/>
        <w:ind w:firstLine="480"/>
        <w:jc w:val="center"/>
      </w:pPr>
      <w:r>
        <w:drawing>
          <wp:inline distT="0" distB="0" distL="114300" distR="114300">
            <wp:extent cx="4213225" cy="2472690"/>
            <wp:effectExtent l="0" t="0" r="8255" b="1143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4"/>
                    <a:stretch>
                      <a:fillRect/>
                    </a:stretch>
                  </pic:blipFill>
                  <pic:spPr>
                    <a:xfrm>
                      <a:off x="0" y="0"/>
                      <a:ext cx="4213225" cy="2472690"/>
                    </a:xfrm>
                    <a:prstGeom prst="rect">
                      <a:avLst/>
                    </a:prstGeom>
                    <a:noFill/>
                    <a:ln>
                      <a:noFill/>
                    </a:ln>
                  </pic:spPr>
                </pic:pic>
              </a:graphicData>
            </a:graphic>
          </wp:inline>
        </w:drawing>
      </w:r>
    </w:p>
    <w:p w14:paraId="12BE4DBE">
      <w:pPr>
        <w:pStyle w:val="6"/>
        <w:ind w:firstLine="480"/>
        <w:jc w:val="center"/>
        <w:rPr>
          <w:rFonts w:hint="eastAsia" w:ascii="楷体" w:hAnsi="楷体" w:eastAsia="楷体" w:cs="楷体"/>
        </w:rPr>
      </w:pPr>
      <w:r>
        <w:rPr>
          <w:rFonts w:hint="eastAsia" w:ascii="楷体" w:hAnsi="楷体" w:eastAsia="楷体" w:cs="楷体"/>
          <w:lang w:val="en-US" w:eastAsia="zh-CN"/>
        </w:rPr>
        <w:t>图5.32 管理员修改功能</w:t>
      </w:r>
    </w:p>
    <w:p w14:paraId="07E3FFE5">
      <w:pPr>
        <w:pStyle w:val="5"/>
        <w:numPr>
          <w:ilvl w:val="3"/>
          <w:numId w:val="0"/>
        </w:numPr>
        <w:bidi w:val="0"/>
        <w:ind w:leftChars="0"/>
        <w:rPr>
          <w:rFonts w:hint="eastAsia"/>
          <w:lang w:val="en-US" w:eastAsia="zh-CN"/>
        </w:rPr>
      </w:pPr>
      <w:r>
        <w:rPr>
          <w:rFonts w:hint="eastAsia"/>
          <w:lang w:val="en-US" w:eastAsia="zh-CN"/>
        </w:rPr>
        <w:t>5.3.15.2查看修改历史功能</w:t>
      </w:r>
    </w:p>
    <w:p w14:paraId="68BFD27E">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firstLine="480" w:firstLineChars="200"/>
        <w:textAlignment w:val="auto"/>
        <w:rPr>
          <w:rFonts w:hint="default"/>
          <w:lang w:val="en-US" w:eastAsia="zh-CN"/>
        </w:rPr>
      </w:pPr>
      <w:r>
        <w:rPr>
          <w:rFonts w:hint="eastAsia"/>
          <w:lang w:val="en-US" w:eastAsia="zh-CN"/>
        </w:rPr>
        <w:t>如图5.33所示，管理员可以对菜品信息修改的历史记录进行查看。</w:t>
      </w:r>
    </w:p>
    <w:p w14:paraId="6CA6C353">
      <w:pPr>
        <w:numPr>
          <w:ilvl w:val="0"/>
          <w:numId w:val="0"/>
        </w:numPr>
        <w:ind w:leftChars="0"/>
        <w:rPr>
          <w:rFonts w:hint="default"/>
          <w:lang w:val="en-US" w:eastAsia="zh-CN"/>
        </w:rPr>
      </w:pPr>
    </w:p>
    <w:p w14:paraId="3C9FF1FD">
      <w:pPr>
        <w:pStyle w:val="6"/>
        <w:ind w:firstLine="480"/>
        <w:jc w:val="both"/>
      </w:pPr>
      <w:r>
        <w:drawing>
          <wp:inline distT="0" distB="0" distL="114300" distR="114300">
            <wp:extent cx="5289550" cy="2083435"/>
            <wp:effectExtent l="0" t="0" r="13970" b="4445"/>
            <wp:docPr id="43" name="图片 43"/>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55"/>
                    <a:srcRect b="48648"/>
                    <a:stretch>
                      <a:fillRect/>
                    </a:stretch>
                  </pic:blipFill>
                  <pic:spPr>
                    <a:xfrm>
                      <a:off x="0" y="0"/>
                      <a:ext cx="5289550" cy="2083435"/>
                    </a:xfrm>
                    <a:prstGeom prst="rect">
                      <a:avLst/>
                    </a:prstGeom>
                    <a:noFill/>
                    <a:ln>
                      <a:noFill/>
                    </a:ln>
                  </pic:spPr>
                </pic:pic>
              </a:graphicData>
            </a:graphic>
          </wp:inline>
        </w:drawing>
      </w:r>
    </w:p>
    <w:p w14:paraId="431E1449">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图5.33 管理员查看修改历史记录功能</w:t>
      </w:r>
    </w:p>
    <w:p w14:paraId="647021CB">
      <w:pPr>
        <w:pStyle w:val="5"/>
        <w:numPr>
          <w:ilvl w:val="3"/>
          <w:numId w:val="0"/>
        </w:numPr>
        <w:bidi w:val="0"/>
        <w:ind w:leftChars="0"/>
        <w:rPr>
          <w:rFonts w:hint="eastAsia"/>
          <w:lang w:val="en-US" w:eastAsia="zh-CN"/>
        </w:rPr>
      </w:pPr>
      <w:r>
        <w:rPr>
          <w:rFonts w:hint="eastAsia"/>
          <w:lang w:val="en-US" w:eastAsia="zh-CN"/>
        </w:rPr>
        <w:t>5.3.15.3增加功能</w:t>
      </w:r>
    </w:p>
    <w:p w14:paraId="3F6F381A">
      <w:pPr>
        <w:keepNext w:val="0"/>
        <w:keepLines w:val="0"/>
        <w:pageBreakBefore w:val="0"/>
        <w:widowControl w:val="0"/>
        <w:numPr>
          <w:ilvl w:val="0"/>
          <w:numId w:val="0"/>
        </w:numPr>
        <w:kinsoku/>
        <w:wordWrap/>
        <w:overflowPunct/>
        <w:topLinePunct w:val="0"/>
        <w:autoSpaceDE/>
        <w:autoSpaceDN/>
        <w:bidi w:val="0"/>
        <w:adjustRightInd w:val="0"/>
        <w:snapToGrid/>
        <w:spacing w:beforeAutospacing="0" w:afterAutospacing="0"/>
        <w:ind w:firstLine="480" w:firstLineChars="200"/>
        <w:textAlignment w:val="auto"/>
        <w:rPr>
          <w:rFonts w:hint="default"/>
          <w:lang w:val="en-US" w:eastAsia="zh-CN"/>
        </w:rPr>
      </w:pPr>
      <w:r>
        <w:rPr>
          <w:rFonts w:hint="eastAsia"/>
          <w:lang w:val="en-US" w:eastAsia="zh-CN"/>
        </w:rPr>
        <w:t>如图5.34所示，管理员可以增加菜品信息。</w:t>
      </w:r>
    </w:p>
    <w:p w14:paraId="1FBEAD23">
      <w:pPr>
        <w:pStyle w:val="6"/>
        <w:ind w:firstLine="480"/>
        <w:jc w:val="both"/>
      </w:pPr>
      <w:r>
        <w:drawing>
          <wp:inline distT="0" distB="0" distL="114300" distR="114300">
            <wp:extent cx="4716145" cy="2146300"/>
            <wp:effectExtent l="0" t="0" r="8255"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6"/>
                    <a:srcRect b="19122"/>
                    <a:stretch>
                      <a:fillRect/>
                    </a:stretch>
                  </pic:blipFill>
                  <pic:spPr>
                    <a:xfrm>
                      <a:off x="0" y="0"/>
                      <a:ext cx="4716145" cy="2146300"/>
                    </a:xfrm>
                    <a:prstGeom prst="rect">
                      <a:avLst/>
                    </a:prstGeom>
                    <a:noFill/>
                    <a:ln>
                      <a:noFill/>
                    </a:ln>
                  </pic:spPr>
                </pic:pic>
              </a:graphicData>
            </a:graphic>
          </wp:inline>
        </w:drawing>
      </w:r>
    </w:p>
    <w:p w14:paraId="29893E8C">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图5.34 管理员增加记录功能</w:t>
      </w:r>
    </w:p>
    <w:p w14:paraId="72BC2D28">
      <w:pPr>
        <w:pStyle w:val="5"/>
        <w:numPr>
          <w:ilvl w:val="3"/>
          <w:numId w:val="0"/>
        </w:numPr>
        <w:bidi w:val="0"/>
        <w:ind w:leftChars="0"/>
        <w:rPr>
          <w:rFonts w:hint="eastAsia"/>
          <w:lang w:val="en-US" w:eastAsia="zh-CN"/>
        </w:rPr>
      </w:pPr>
      <w:r>
        <w:rPr>
          <w:rFonts w:hint="eastAsia"/>
          <w:lang w:val="en-US" w:eastAsia="zh-CN"/>
        </w:rPr>
        <w:t>5.3.15.4删除功能</w:t>
      </w:r>
    </w:p>
    <w:p w14:paraId="45354CBB">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firstLine="480" w:firstLineChars="200"/>
        <w:textAlignment w:val="auto"/>
        <w:rPr>
          <w:rFonts w:hint="default"/>
          <w:lang w:val="en-US" w:eastAsia="zh-CN"/>
        </w:rPr>
      </w:pPr>
      <w:r>
        <w:rPr>
          <w:rFonts w:hint="eastAsia"/>
          <w:lang w:val="en-US" w:eastAsia="zh-CN"/>
        </w:rPr>
        <w:t>如图5.35所示，管理员可以对菜品信息进行删除操作。</w:t>
      </w:r>
    </w:p>
    <w:p w14:paraId="35FC6261">
      <w:pPr>
        <w:numPr>
          <w:ilvl w:val="0"/>
          <w:numId w:val="0"/>
        </w:numPr>
        <w:ind w:leftChars="0"/>
        <w:rPr>
          <w:rFonts w:hint="default"/>
          <w:lang w:val="en-US" w:eastAsia="zh-CN"/>
        </w:rPr>
      </w:pPr>
    </w:p>
    <w:p w14:paraId="2607216F">
      <w:pPr>
        <w:pStyle w:val="6"/>
        <w:ind w:firstLine="480"/>
        <w:jc w:val="both"/>
        <w:rPr>
          <w:rFonts w:hint="eastAsia"/>
          <w:lang w:val="en-US" w:eastAsia="zh-CN"/>
        </w:rPr>
      </w:pPr>
      <w:r>
        <w:drawing>
          <wp:inline distT="0" distB="0" distL="114300" distR="114300">
            <wp:extent cx="4766945" cy="1576705"/>
            <wp:effectExtent l="0" t="0" r="317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7"/>
                    <a:srcRect r="11261" b="34947"/>
                    <a:stretch>
                      <a:fillRect/>
                    </a:stretch>
                  </pic:blipFill>
                  <pic:spPr>
                    <a:xfrm>
                      <a:off x="0" y="0"/>
                      <a:ext cx="4766945" cy="1576705"/>
                    </a:xfrm>
                    <a:prstGeom prst="rect">
                      <a:avLst/>
                    </a:prstGeom>
                    <a:noFill/>
                    <a:ln>
                      <a:noFill/>
                    </a:ln>
                  </pic:spPr>
                </pic:pic>
              </a:graphicData>
            </a:graphic>
          </wp:inline>
        </w:drawing>
      </w:r>
      <w:r>
        <w:rPr>
          <w:rFonts w:hint="eastAsia"/>
          <w:lang w:val="en-US" w:eastAsia="zh-CN"/>
        </w:rPr>
        <w:tab/>
      </w:r>
      <w:r>
        <w:rPr>
          <w:rFonts w:hint="eastAsia"/>
          <w:lang w:val="en-US" w:eastAsia="zh-CN"/>
        </w:rPr>
        <w:tab/>
      </w:r>
    </w:p>
    <w:p w14:paraId="1E74597B">
      <w:pPr>
        <w:pStyle w:val="6"/>
        <w:ind w:firstLine="480"/>
        <w:jc w:val="center"/>
        <w:rPr>
          <w:rFonts w:hint="eastAsia" w:ascii="楷体" w:hAnsi="楷体" w:eastAsia="楷体" w:cs="楷体"/>
          <w:lang w:val="en-US" w:eastAsia="zh-CN"/>
        </w:rPr>
      </w:pPr>
      <w:r>
        <w:rPr>
          <w:rFonts w:hint="eastAsia" w:ascii="楷体" w:hAnsi="楷体" w:eastAsia="楷体" w:cs="楷体"/>
          <w:lang w:val="en-US" w:eastAsia="zh-CN"/>
        </w:rPr>
        <w:t>图5.35 管理员删除记录功能</w:t>
      </w:r>
    </w:p>
    <w:p w14:paraId="08E32196">
      <w:pPr>
        <w:pStyle w:val="2"/>
        <w:numPr>
          <w:ilvl w:val="0"/>
          <w:numId w:val="0"/>
        </w:numPr>
        <w:ind w:leftChars="0"/>
        <w:jc w:val="center"/>
        <w:rPr>
          <w:rFonts w:hint="eastAsia"/>
          <w:lang w:val="en-US" w:eastAsia="zh-CN"/>
        </w:rPr>
      </w:pPr>
      <w:bookmarkStart w:id="89" w:name="_Toc16855"/>
    </w:p>
    <w:p w14:paraId="54B0AF22">
      <w:pPr>
        <w:pStyle w:val="2"/>
        <w:numPr>
          <w:ilvl w:val="0"/>
          <w:numId w:val="0"/>
        </w:numPr>
        <w:ind w:leftChars="0"/>
        <w:jc w:val="center"/>
        <w:rPr>
          <w:rFonts w:hint="eastAsia"/>
        </w:rPr>
      </w:pPr>
      <w:r>
        <w:rPr>
          <w:rFonts w:hint="eastAsia"/>
          <w:lang w:val="en-US" w:eastAsia="zh-CN"/>
        </w:rPr>
        <w:t>第六章 总结</w:t>
      </w:r>
      <w:bookmarkEnd w:id="89"/>
    </w:p>
    <w:p w14:paraId="2CE1C7D0">
      <w:pPr>
        <w:pStyle w:val="3"/>
        <w:numPr>
          <w:ilvl w:val="1"/>
          <w:numId w:val="0"/>
        </w:numPr>
        <w:ind w:leftChars="0"/>
      </w:pPr>
      <w:bookmarkStart w:id="90" w:name="_Toc12445"/>
      <w:r>
        <w:rPr>
          <w:rFonts w:hint="eastAsia"/>
          <w:lang w:val="en-US" w:eastAsia="zh-CN"/>
        </w:rPr>
        <w:t>6.1</w:t>
      </w:r>
      <w:r>
        <w:rPr>
          <w:rFonts w:hint="eastAsia"/>
        </w:rPr>
        <w:t>系统优点</w:t>
      </w:r>
      <w:bookmarkEnd w:id="90"/>
    </w:p>
    <w:p w14:paraId="07EF940C">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首先，本系统的最大优势在于其开发效率的极大提升。基于 Django 框架，系统能够迅速进行功能模块的构建，并借助 Django 的自动化工具，快速生成数据库表、视图</w:t>
      </w:r>
      <w:r>
        <w:rPr>
          <w:rFonts w:hint="eastAsia"/>
          <w:lang w:eastAsia="zh-CN"/>
        </w:rPr>
        <w:t>，以及</w:t>
      </w:r>
      <w:r>
        <w:rPr>
          <w:rFonts w:hint="default"/>
        </w:rPr>
        <w:t>后台管理功能，极大地减少了手动编码的复杂性。这意味着开发人员能够集中精力解决核心业务逻辑，而非过多地纠缠于底层实现。</w:t>
      </w:r>
    </w:p>
    <w:p w14:paraId="7786C272">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hint="eastAsia"/>
          <w:lang w:eastAsia="zh-CN"/>
        </w:rPr>
        <w:t>再者，SQLite的应用使系统轻量化，便于部署维护。作为嵌入式数据库，SQLite无需额外数据库服务器，系统运行更为简便，尤其在初期开发阶段，能大幅节省部署成本与时间。</w:t>
      </w:r>
      <w:r>
        <w:rPr>
          <w:rFonts w:hint="default"/>
        </w:rPr>
        <w:t>在用户规模较小或不要求高并发的场景下，SQLite 完美契合，满足了基本的性能需求。</w:t>
      </w:r>
    </w:p>
    <w:p w14:paraId="20BBA9F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eastAsia"/>
          <w:lang w:eastAsia="zh-CN"/>
        </w:rPr>
        <w:t>系统设计上的模块化是一大亮点，各子系统（如账务管理、餐饮管理、库存管理等）独立运作，功能划分清晰。模块化设计满足日常运营及后期扩展需求，确保系统高度可维护且灵活。业务需求变化时，仅调整相关模块，全局不受影响。</w:t>
      </w:r>
    </w:p>
    <w:p w14:paraId="09B6A2C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hint="eastAsia"/>
          <w:lang w:eastAsia="zh-CN"/>
        </w:rPr>
        <w:t>本系统通过精细角色权限划分，确保各用户操作范围明确。管理员、员工、顾客权限隔离，有效防止数据泄露和权限滥用。</w:t>
      </w:r>
      <w:r>
        <w:rPr>
          <w:rFonts w:hint="default"/>
        </w:rPr>
        <w:t>此外，Django 内建的安全机制，如 CSRF 防护、加密认证等，为系统提供了可靠的安全保障。</w:t>
      </w:r>
    </w:p>
    <w:p w14:paraId="1ECA1A4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hint="default"/>
        </w:rPr>
        <w:t>最后，系统的界面设计虽不以华丽著称，但清晰易懂，功能模块的呈现直观明了，用户几乎无需培训即可上手使用。响应式设计确保无论用户在 PC 端还是移动端，都能享受到一致的操作体验。</w:t>
      </w:r>
    </w:p>
    <w:p w14:paraId="6E214ABC">
      <w:pPr>
        <w:pStyle w:val="3"/>
        <w:numPr>
          <w:ilvl w:val="1"/>
          <w:numId w:val="0"/>
        </w:numPr>
        <w:ind w:leftChars="0"/>
      </w:pPr>
      <w:bookmarkStart w:id="91" w:name="_Toc10233"/>
      <w:r>
        <w:rPr>
          <w:rFonts w:hint="eastAsia"/>
          <w:lang w:val="en-US" w:eastAsia="zh-CN"/>
        </w:rPr>
        <w:t>6.2</w:t>
      </w:r>
      <w:r>
        <w:rPr>
          <w:rFonts w:hint="eastAsia"/>
        </w:rPr>
        <w:t>系统缺点</w:t>
      </w:r>
      <w:bookmarkEnd w:id="91"/>
    </w:p>
    <w:p w14:paraId="5F56464D">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然而，任何系统都不能摆脱其局限性。本系统也不例外，首先，SQLite 数据库的性能瓶颈是一个不可忽视的问题。对于大规模数据处理或高并发请求，SQLite 的单线程模型可能会导致瓶颈，尤其是当多个用户同时进行数据操作时，数据库的响应速度可能变慢，甚至出现锁定现象。更复杂的查询需求也可能导致系统性能下降，限制了系统的扩展性。</w:t>
      </w:r>
    </w:p>
    <w:p w14:paraId="36FABD14">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hint="default"/>
        </w:rPr>
        <w:t>其次，复杂数据处理和报表生成功能的缺失使得系统在面对高阶决策时力不从心。尽管当前系统能够完成日常的账务、餐饮等基础功能，但若用户需求</w:t>
      </w:r>
      <w:r>
        <w:rPr>
          <w:rFonts w:hint="eastAsia"/>
          <w:lang w:eastAsia="zh-CN"/>
        </w:rPr>
        <w:t>涉及</w:t>
      </w:r>
      <w:r>
        <w:rPr>
          <w:rFonts w:hint="default"/>
        </w:rPr>
        <w:t>复杂的数据分析、趋势预测或财务报表等高级功能，系统当前的架构和功能就显得相对不足。在竞争激烈的市场环境中，数据驱动的决策支持显得尤为重要，而这一点正是本系统需要改进的关键。</w:t>
      </w:r>
    </w:p>
    <w:p w14:paraId="5187E36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hint="default"/>
        </w:rPr>
        <w:t>再者，系统的权限管理机制相对简单，无法应对更加复杂的需求。</w:t>
      </w:r>
      <w:r>
        <w:rPr>
          <w:rFonts w:hint="eastAsia"/>
          <w:lang w:eastAsia="zh-CN"/>
        </w:rPr>
        <w:t>当前系统的权限管理仅基于角色进行访问控制，缺乏动态调整用户权限的能力，同时也不支持精细化的权限划分机制。</w:t>
      </w:r>
      <w:r>
        <w:rPr>
          <w:rFonts w:hint="default"/>
        </w:rPr>
        <w:t>例如，对于不同层级的管理人员，可能需要对某些功能模块进行定制化的权限配置，这一功能在现有系统中尚不可得。</w:t>
      </w:r>
    </w:p>
    <w:p w14:paraId="14E90C8C">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default"/>
        </w:rPr>
        <w:t>此外，前端交互的响应性和用户体验在某些方面依然存在提升空间。尽管前端实现了响应式设计，但在页面交互流畅度和复杂操作的即时反馈上，依旧显得有所欠缺。</w:t>
      </w:r>
      <w:r>
        <w:rPr>
          <w:rFonts w:hint="eastAsia"/>
          <w:lang w:eastAsia="zh-CN"/>
        </w:rPr>
        <w:t>例如，用户在执行数据更新操作时，界面响应不够敏捷，且缺乏现代化的动效与过渡效果，这可能会对用户的使用体验造成不良影响。</w:t>
      </w:r>
    </w:p>
    <w:p w14:paraId="536615C4">
      <w:pPr>
        <w:pStyle w:val="3"/>
        <w:numPr>
          <w:ilvl w:val="1"/>
          <w:numId w:val="0"/>
        </w:numPr>
        <w:ind w:leftChars="0"/>
      </w:pPr>
      <w:bookmarkStart w:id="92" w:name="_Toc11339"/>
      <w:r>
        <w:rPr>
          <w:rFonts w:hint="eastAsia"/>
          <w:lang w:val="en-US" w:eastAsia="zh-CN"/>
        </w:rPr>
        <w:t>6.3</w:t>
      </w:r>
      <w:r>
        <w:rPr>
          <w:rFonts w:hint="eastAsia"/>
        </w:rPr>
        <w:t>改进方向</w:t>
      </w:r>
      <w:bookmarkEnd w:id="92"/>
    </w:p>
    <w:p w14:paraId="6D6E323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t>面对这些局限，系统未来的优化方向将集中在多个关键领域。首先，</w:t>
      </w:r>
      <w:r>
        <w:rPr>
          <w:rFonts w:hint="default"/>
        </w:rPr>
        <w:t>数据库性能的优化将是首要任务。考虑到 SQLite 在高并发环境下的不足，迁移至更为强大的数据库系统（如 PostgreSQL 或 MySQL）将成为一个自然选择。</w:t>
      </w:r>
      <w:r>
        <w:rPr>
          <w:rFonts w:hint="eastAsia"/>
          <w:lang w:eastAsia="zh-CN"/>
        </w:rPr>
        <w:t>采用更为高效的数据库解决方案，将大幅度提升数据处理效能，特别是在多用户并发操作时，系统的稳定性及响应速度均会有显著提升。</w:t>
      </w:r>
    </w:p>
    <w:p w14:paraId="26EFD8CE">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eastAsia"/>
          <w:lang w:eastAsia="zh-CN"/>
        </w:rPr>
        <w:t>其次，加强数据分析与报表生成能力，同样是系统改进的关键一环。通过引入数据可视化工具，例如图表、仪表盘等，管理者能够实时掌握财务状况、库存变动、餐饮业务走势等核心指标。此外，提供定制化报表生成功能，将极大提升系统的业务应用价值，助力企业做出更为精准的决策。</w:t>
      </w:r>
    </w:p>
    <w:p w14:paraId="571ED8A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eastAsia"/>
          <w:lang w:eastAsia="zh-CN"/>
        </w:rPr>
        <w:t>权限管理的日益复杂化，是系统未来亟需解决的一大难题。随着企业规模的逐步扩大，系统需具备更为精细的权限控制能力。通过引入动态权限分配机制、基于操作的权限控制，以及多层次、多维度的权限配置，系统能够充分满足企业在各类业务场景中的多样化需求。</w:t>
      </w:r>
    </w:p>
    <w:p w14:paraId="063A416D">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前端体验方面，未来可以考虑采用现代前端框架（如 Vue.js 或 React），提升页面交互的流畅性和响应速度。通过实现实时数据交互、动态更新和更加精美的界面设计，不仅能够提升用户体验，还能增强系统的灵活性，适应不同设备和不同浏览器的需求。</w:t>
      </w:r>
    </w:p>
    <w:p w14:paraId="2BFB30D8">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default"/>
        </w:rPr>
        <w:t>最后，系统的扩展性是另一个需要不断提升的方向。为了应对不断变化的业务需求，系统架构应支</w:t>
      </w:r>
      <w:r>
        <w:rPr>
          <w:rFonts w:hint="eastAsia"/>
          <w:lang w:eastAsia="zh-CN"/>
        </w:rPr>
        <w:t>持高</w:t>
      </w:r>
      <w:r>
        <w:rPr>
          <w:rFonts w:hint="default"/>
        </w:rPr>
        <w:t>水平扩展，能够通过引入微服务架构、容器化技术等方式，灵活应对未来可能的规模增长。这将保证系统在面对更大规模用户和更复杂业务需求时，依然能够保持高效运行。</w:t>
      </w:r>
    </w:p>
    <w:p w14:paraId="400D9A60">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hint="eastAsia"/>
          <w:lang w:eastAsia="zh-CN"/>
        </w:rPr>
        <w:t>综上所述，尽管当前系统版本已具备较为完备的功能和稳固的基础，然而，面对技术的日新月异和业务需求的不断演变，持续的优化升级与迭代更新仍是不可或缺的。通过不断在性能提升、安全保障、用户体验优化以及功能扩展等方面下功夫，系统将能够更出色地满足未来用户和市场的多元化需求。</w:t>
      </w:r>
    </w:p>
    <w:p w14:paraId="103E2F2E">
      <w:pPr>
        <w:pStyle w:val="29"/>
        <w:spacing w:after="240"/>
        <w:jc w:val="left"/>
        <w:rPr>
          <w:rFonts w:hint="eastAsia"/>
        </w:rPr>
        <w:sectPr>
          <w:headerReference r:id="rId12" w:type="first"/>
          <w:headerReference r:id="rId11" w:type="default"/>
          <w:pgSz w:w="11906" w:h="16838"/>
          <w:pgMar w:top="1440" w:right="1800" w:bottom="1440" w:left="1800" w:header="0" w:footer="964" w:gutter="0"/>
          <w:cols w:space="720" w:num="1"/>
          <w:docGrid w:type="lines" w:linePitch="326" w:charSpace="0"/>
        </w:sectPr>
      </w:pPr>
      <w:bookmarkStart w:id="93" w:name="_Toc32726"/>
    </w:p>
    <w:p w14:paraId="76D572D0">
      <w:pPr>
        <w:pStyle w:val="29"/>
        <w:spacing w:after="240"/>
        <w:jc w:val="left"/>
      </w:pPr>
      <w:r>
        <w:rPr>
          <w:rFonts w:hint="eastAsia"/>
        </w:rPr>
        <w:t>参考文献</w:t>
      </w:r>
      <w:bookmarkEnd w:id="26"/>
      <w:bookmarkEnd w:id="27"/>
      <w:bookmarkEnd w:id="28"/>
      <w:bookmarkEnd w:id="29"/>
      <w:bookmarkEnd w:id="30"/>
      <w:bookmarkEnd w:id="93"/>
    </w:p>
    <w:p w14:paraId="749F2DCF">
      <w:pPr>
        <w:pStyle w:val="56"/>
        <w:spacing w:line="360" w:lineRule="exact"/>
        <w:ind w:firstLine="420"/>
        <w:rPr>
          <w:rFonts w:hint="eastAsia"/>
        </w:rPr>
      </w:pPr>
      <w:bookmarkStart w:id="94" w:name="_Toc460482980"/>
      <w:bookmarkStart w:id="95" w:name="_Toc12449026"/>
      <w:bookmarkStart w:id="96" w:name="_Toc460482602"/>
      <w:bookmarkStart w:id="97" w:name="_Toc12450735"/>
      <w:bookmarkStart w:id="98" w:name="_Toc33541652"/>
      <w:r>
        <w:rPr>
          <w:rFonts w:hint="eastAsia"/>
        </w:rPr>
        <w:t>[1]曹静,王林琳,闻美.中小型饭店餐饮管理信息系统分析与设计[J].电脑知识与技术,2014,10(28):6579-6581.DOI:10.14004/j.cnki.ckt.2014.0521.</w:t>
      </w:r>
    </w:p>
    <w:p w14:paraId="262C3BD9">
      <w:pPr>
        <w:pStyle w:val="56"/>
        <w:spacing w:line="360" w:lineRule="exact"/>
        <w:ind w:firstLine="420"/>
        <w:rPr>
          <w:rFonts w:hint="eastAsia"/>
        </w:rPr>
      </w:pPr>
      <w:r>
        <w:rPr>
          <w:rFonts w:hint="eastAsia"/>
        </w:rPr>
        <w:t>[</w:t>
      </w:r>
      <w:r>
        <w:rPr>
          <w:rFonts w:hint="eastAsia"/>
          <w:lang w:val="en-US" w:eastAsia="zh-CN"/>
        </w:rPr>
        <w:t>2</w:t>
      </w:r>
      <w:r>
        <w:rPr>
          <w:rFonts w:hint="eastAsia"/>
        </w:rPr>
        <w:t>]李紫艳,孙继红.饭店管理系统[J].计算机光盘软件与应用,2013,16(16):43-44.</w:t>
      </w:r>
    </w:p>
    <w:p w14:paraId="445D333F">
      <w:pPr>
        <w:pStyle w:val="56"/>
        <w:spacing w:line="360" w:lineRule="exact"/>
        <w:ind w:firstLine="420"/>
        <w:rPr>
          <w:rFonts w:hint="eastAsia"/>
        </w:rPr>
      </w:pPr>
      <w:r>
        <w:rPr>
          <w:rFonts w:hint="eastAsia"/>
        </w:rPr>
        <w:t>[</w:t>
      </w:r>
      <w:r>
        <w:rPr>
          <w:rFonts w:hint="eastAsia"/>
          <w:lang w:val="en-US" w:eastAsia="zh-CN"/>
        </w:rPr>
        <w:t>3</w:t>
      </w:r>
      <w:r>
        <w:rPr>
          <w:rFonts w:hint="eastAsia"/>
        </w:rPr>
        <w:t>]李传锴,叶方超,匡芳君.基于Web的酒店管理系统的设计与实现[J].智能计算机与应用,2018,8(06):150-152+157.</w:t>
      </w:r>
    </w:p>
    <w:p w14:paraId="49977907">
      <w:pPr>
        <w:pStyle w:val="56"/>
        <w:spacing w:line="360" w:lineRule="exact"/>
        <w:ind w:firstLine="420"/>
        <w:rPr>
          <w:rFonts w:hint="eastAsia"/>
        </w:rPr>
      </w:pPr>
      <w:r>
        <w:rPr>
          <w:rFonts w:hint="eastAsia"/>
        </w:rPr>
        <w:t>[</w:t>
      </w:r>
      <w:r>
        <w:rPr>
          <w:rFonts w:hint="eastAsia"/>
          <w:lang w:val="en-US" w:eastAsia="zh-CN"/>
        </w:rPr>
        <w:t>4</w:t>
      </w:r>
      <w:r>
        <w:rPr>
          <w:rFonts w:hint="eastAsia"/>
        </w:rPr>
        <w:t>]陈炯,陈周云,潘锦锦,等.基于Django和Vue的试验策划管理系统设计与实现[J].现代信息科技,2024,8(19):23-26+33.DOI:10.19850/j.cnki.2096-4706.2024.19.005.</w:t>
      </w:r>
    </w:p>
    <w:p w14:paraId="05F6ACC9">
      <w:pPr>
        <w:pStyle w:val="56"/>
        <w:spacing w:line="360" w:lineRule="exact"/>
        <w:ind w:firstLine="420"/>
        <w:rPr>
          <w:rFonts w:hint="eastAsia"/>
        </w:rPr>
      </w:pPr>
      <w:r>
        <w:rPr>
          <w:rFonts w:hint="eastAsia"/>
        </w:rPr>
        <w:t>[</w:t>
      </w:r>
      <w:r>
        <w:rPr>
          <w:rFonts w:hint="eastAsia"/>
          <w:lang w:val="en-US" w:eastAsia="zh-CN"/>
        </w:rPr>
        <w:t>5</w:t>
      </w:r>
      <w:r>
        <w:rPr>
          <w:rFonts w:hint="eastAsia"/>
        </w:rPr>
        <w:t>]高迎.基于Django的健康宣教系统的设计与实现[J].科技与创新,2024,(13):80-83+90.DOI:10.15913/j.cnki.kjycx.2024.13.020.</w:t>
      </w:r>
    </w:p>
    <w:p w14:paraId="3CD7EE05">
      <w:pPr>
        <w:pStyle w:val="56"/>
        <w:spacing w:line="360" w:lineRule="exact"/>
        <w:ind w:firstLine="420"/>
      </w:pPr>
    </w:p>
    <w:bookmarkEnd w:id="94"/>
    <w:bookmarkEnd w:id="95"/>
    <w:bookmarkEnd w:id="96"/>
    <w:bookmarkEnd w:id="97"/>
    <w:bookmarkEnd w:id="98"/>
    <w:p w14:paraId="26F93EFC">
      <w:pPr>
        <w:spacing w:line="320" w:lineRule="exact"/>
        <w:ind w:right="-792" w:rightChars="-330"/>
        <w:rPr>
          <w:rFonts w:hint="eastAsia"/>
        </w:rPr>
      </w:pPr>
    </w:p>
    <w:sectPr>
      <w:headerReference r:id="rId13" w:type="default"/>
      <w:pgSz w:w="11906" w:h="16838"/>
      <w:pgMar w:top="1440" w:right="1800" w:bottom="1440" w:left="1800" w:header="0" w:footer="964" w:gutter="0"/>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方正美黑简体">
    <w:altName w:val="黑体"/>
    <w:panose1 w:val="03000509000000000000"/>
    <w:charset w:val="86"/>
    <w:family w:val="script"/>
    <w:pitch w:val="default"/>
    <w:sig w:usb0="00000000" w:usb1="00000000" w:usb2="00000010" w:usb3="00000000" w:csb0="0004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25D2E7">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3250ED">
    <w:pPr>
      <w:pStyle w:val="1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5D8D43">
    <w:pPr>
      <w:pStyle w:val="19"/>
      <w:jc w:val="center"/>
    </w:pPr>
    <w:r>
      <w:fldChar w:fldCharType="begin"/>
    </w:r>
    <w:r>
      <w:instrText xml:space="preserve">PAGE   \* MERGEFORMAT</w:instrText>
    </w:r>
    <w:r>
      <w:fldChar w:fldCharType="separate"/>
    </w:r>
    <w:r>
      <w:rPr>
        <w:lang w:val="zh-CN"/>
      </w:rPr>
      <w:t>1</w:t>
    </w:r>
    <w:r>
      <w:fldChar w:fldCharType="end"/>
    </w:r>
  </w:p>
  <w:p w14:paraId="4D06BCB0">
    <w:pPr>
      <w:pStyle w:val="1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829D41">
    <w:pPr>
      <w:pBdr>
        <w:bottom w:val="thinThickMediumGap" w:color="auto" w:sz="12" w:space="0"/>
      </w:pBdr>
      <w:tabs>
        <w:tab w:val="center" w:pos="4153"/>
        <w:tab w:val="right" w:pos="8306"/>
      </w:tabs>
      <w:snapToGrid w:val="0"/>
      <w:spacing w:before="960" w:beforeLines="400"/>
      <w:jc w:val="center"/>
      <w:rPr>
        <w:rFonts w:hint="eastAsia"/>
        <w:sz w:val="32"/>
      </w:rPr>
    </w:pPr>
    <w:r>
      <w:rPr>
        <w:rFonts w:hint="eastAsia"/>
        <w:sz w:val="21"/>
      </w:rPr>
      <w:t xml:space="preserve">西北师范大学 计算机科学与工程学院 </w:t>
    </w:r>
    <w:r>
      <w:rPr>
        <w:sz w:val="21"/>
      </w:rPr>
      <w:t xml:space="preserve">                                 </w:t>
    </w:r>
    <w:r>
      <w:rPr>
        <w:rFonts w:hint="eastAsia"/>
        <w:sz w:val="21"/>
      </w:rPr>
      <w:t>摘要</w:t>
    </w:r>
  </w:p>
  <w:p w14:paraId="7C86EAF1">
    <w:pPr>
      <w:pStyle w:val="20"/>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02B359">
    <w:pPr>
      <w:pBdr>
        <w:bottom w:val="thinThickMediumGap" w:color="auto" w:sz="12" w:space="0"/>
      </w:pBdr>
      <w:tabs>
        <w:tab w:val="center" w:pos="4153"/>
        <w:tab w:val="right" w:pos="8306"/>
      </w:tabs>
      <w:snapToGrid w:val="0"/>
      <w:spacing w:before="960" w:beforeLines="400"/>
      <w:jc w:val="center"/>
      <w:rPr>
        <w:rFonts w:hint="eastAsia"/>
        <w:sz w:val="32"/>
      </w:rPr>
    </w:pPr>
    <w:r>
      <w:rPr>
        <w:rFonts w:hint="eastAsia"/>
        <w:sz w:val="21"/>
      </w:rPr>
      <w:t xml:space="preserve">西北师范大学 计算机科学与工程学院 </w:t>
    </w:r>
    <w:r>
      <w:rPr>
        <w:sz w:val="21"/>
      </w:rPr>
      <w:t xml:space="preserve">                                  </w:t>
    </w:r>
    <w:r>
      <w:rPr>
        <w:rFonts w:hint="eastAsia"/>
        <w:sz w:val="21"/>
      </w:rPr>
      <w:t>正文</w:t>
    </w:r>
  </w:p>
  <w:p w14:paraId="7153D3CA">
    <w:pPr>
      <w:pStyle w:val="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CFF26A">
    <w:pPr>
      <w:pBdr>
        <w:bottom w:val="thinThickMediumGap" w:color="auto" w:sz="12" w:space="0"/>
      </w:pBdr>
      <w:tabs>
        <w:tab w:val="center" w:pos="4153"/>
        <w:tab w:val="right" w:pos="8306"/>
      </w:tabs>
      <w:snapToGrid w:val="0"/>
      <w:spacing w:before="960" w:beforeLines="400"/>
      <w:jc w:val="center"/>
      <w:rPr>
        <w:rFonts w:hint="eastAsia"/>
        <w:sz w:val="32"/>
      </w:rPr>
    </w:pPr>
    <w:r>
      <w:rPr>
        <w:rFonts w:hint="eastAsia"/>
        <w:sz w:val="21"/>
      </w:rPr>
      <w:t xml:space="preserve">西北师范大学 计算机科学与工程学院 </w:t>
    </w:r>
    <w:r>
      <w:rPr>
        <w:sz w:val="21"/>
      </w:rPr>
      <w:t xml:space="preserve">                                 </w:t>
    </w:r>
    <w:r>
      <w:rPr>
        <w:rFonts w:hint="eastAsia"/>
        <w:sz w:val="21"/>
      </w:rPr>
      <w:t>目录</w:t>
    </w:r>
  </w:p>
  <w:p w14:paraId="77FF7631">
    <w:pPr>
      <w:pStyle w:val="20"/>
      <w:rPr>
        <w:rFonts w:hint="eastAsi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07DE53">
    <w:pPr>
      <w:pBdr>
        <w:bottom w:val="thinThickMediumGap" w:color="auto" w:sz="12" w:space="0"/>
      </w:pBdr>
      <w:tabs>
        <w:tab w:val="center" w:pos="4153"/>
        <w:tab w:val="right" w:pos="8306"/>
      </w:tabs>
      <w:snapToGrid w:val="0"/>
      <w:spacing w:before="960" w:beforeLines="400"/>
      <w:jc w:val="center"/>
      <w:rPr>
        <w:rFonts w:hint="eastAsia"/>
        <w:sz w:val="32"/>
      </w:rPr>
    </w:pPr>
    <w:r>
      <w:rPr>
        <w:rFonts w:hint="eastAsia"/>
        <w:sz w:val="21"/>
      </w:rPr>
      <w:t xml:space="preserve">西北师范大学 计算机科学与工程学院 </w:t>
    </w:r>
    <w:r>
      <w:rPr>
        <w:sz w:val="21"/>
      </w:rPr>
      <w:t xml:space="preserve">                                </w:t>
    </w:r>
    <w:r>
      <w:rPr>
        <w:rFonts w:hint="eastAsia"/>
        <w:sz w:val="21"/>
      </w:rPr>
      <w:t>正文</w:t>
    </w:r>
  </w:p>
  <w:p w14:paraId="2D55DD81">
    <w:pPr>
      <w:pStyle w:val="20"/>
      <w:rPr>
        <w:rFonts w:hint="eastAsia"/>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7DF473">
    <w:pPr>
      <w:pBdr>
        <w:bottom w:val="thinThickMediumGap" w:color="auto" w:sz="12" w:space="0"/>
      </w:pBdr>
      <w:tabs>
        <w:tab w:val="center" w:pos="4153"/>
        <w:tab w:val="right" w:pos="8306"/>
      </w:tabs>
      <w:snapToGrid w:val="0"/>
      <w:spacing w:before="960" w:beforeLines="400"/>
      <w:jc w:val="center"/>
      <w:rPr>
        <w:rFonts w:hint="eastAsia" w:eastAsia="宋体"/>
        <w:sz w:val="32"/>
        <w:lang w:val="en-US" w:eastAsia="zh-CN"/>
      </w:rPr>
    </w:pPr>
    <w:r>
      <w:rPr>
        <w:rFonts w:hint="eastAsia"/>
        <w:sz w:val="21"/>
      </w:rPr>
      <w:t xml:space="preserve">西北师范大学 计算机科学与工程学院 </w:t>
    </w:r>
    <w:r>
      <w:rPr>
        <w:sz w:val="21"/>
      </w:rPr>
      <w:t xml:space="preserve">                                </w:t>
    </w:r>
    <w:r>
      <w:rPr>
        <w:rFonts w:hint="eastAsia"/>
        <w:sz w:val="21"/>
        <w:lang w:val="en-US" w:eastAsia="zh-CN"/>
      </w:rPr>
      <w:t>正文</w:t>
    </w:r>
  </w:p>
  <w:p w14:paraId="57E29D5B">
    <w:pPr>
      <w:pStyle w:val="20"/>
      <w:rPr>
        <w:rFonts w:hint="eastAsi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AD3FE7">
    <w:pPr>
      <w:pBdr>
        <w:bottom w:val="thinThickMediumGap" w:color="auto" w:sz="12" w:space="0"/>
      </w:pBdr>
      <w:tabs>
        <w:tab w:val="center" w:pos="4153"/>
        <w:tab w:val="right" w:pos="8306"/>
      </w:tabs>
      <w:snapToGrid w:val="0"/>
      <w:spacing w:before="960" w:beforeLines="400"/>
      <w:jc w:val="center"/>
      <w:rPr>
        <w:rFonts w:hint="eastAsia" w:eastAsia="宋体"/>
        <w:sz w:val="32"/>
        <w:lang w:val="en-US" w:eastAsia="zh-CN"/>
      </w:rPr>
    </w:pPr>
    <w:r>
      <w:rPr>
        <w:rFonts w:hint="eastAsia"/>
        <w:sz w:val="21"/>
      </w:rPr>
      <w:t xml:space="preserve">西北师范大学 计算机科学与工程学院 </w:t>
    </w:r>
    <w:r>
      <w:rPr>
        <w:sz w:val="21"/>
      </w:rPr>
      <w:t xml:space="preserve">                                </w:t>
    </w:r>
    <w:r>
      <w:rPr>
        <w:rFonts w:hint="eastAsia"/>
        <w:sz w:val="21"/>
        <w:lang w:val="en-US" w:eastAsia="zh-CN"/>
      </w:rPr>
      <w:t>正文</w:t>
    </w:r>
  </w:p>
  <w:p w14:paraId="5AD2489C">
    <w:pPr>
      <w:pStyle w:val="20"/>
      <w:rPr>
        <w:rFonts w:hint="eastAsia"/>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366612">
    <w:pPr>
      <w:pBdr>
        <w:bottom w:val="thinThickMediumGap" w:color="auto" w:sz="12" w:space="0"/>
      </w:pBdr>
      <w:tabs>
        <w:tab w:val="center" w:pos="4153"/>
        <w:tab w:val="right" w:pos="8306"/>
      </w:tabs>
      <w:snapToGrid w:val="0"/>
      <w:spacing w:before="960" w:beforeLines="400"/>
      <w:jc w:val="center"/>
      <w:rPr>
        <w:rFonts w:hint="eastAsia" w:eastAsia="宋体"/>
        <w:sz w:val="32"/>
        <w:lang w:val="en-US" w:eastAsia="zh-CN"/>
      </w:rPr>
    </w:pPr>
    <w:r>
      <w:rPr>
        <w:rFonts w:hint="eastAsia"/>
        <w:sz w:val="21"/>
      </w:rPr>
      <w:t xml:space="preserve">西北师范大学 计算机科学与工程学院 </w:t>
    </w:r>
    <w:r>
      <w:rPr>
        <w:sz w:val="21"/>
      </w:rPr>
      <w:t xml:space="preserve">                                </w:t>
    </w:r>
    <w:r>
      <w:rPr>
        <w:rFonts w:hint="eastAsia"/>
        <w:sz w:val="21"/>
        <w:lang w:val="en-US" w:eastAsia="zh-CN"/>
      </w:rPr>
      <w:t>正文</w:t>
    </w:r>
  </w:p>
  <w:p w14:paraId="386B6614">
    <w:pPr>
      <w:pStyle w:val="20"/>
      <w:rPr>
        <w:rFonts w:hint="eastAsia"/>
      </w:rPr>
    </w:pPr>
  </w:p>
  <w:p w14:paraId="7A726CF5">
    <w:pPr>
      <w:pStyle w:val="2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7273EA">
    <w:pPr>
      <w:pBdr>
        <w:bottom w:val="thinThickMediumGap" w:color="auto" w:sz="12" w:space="0"/>
      </w:pBdr>
      <w:tabs>
        <w:tab w:val="center" w:pos="4153"/>
        <w:tab w:val="right" w:pos="8306"/>
      </w:tabs>
      <w:snapToGrid w:val="0"/>
      <w:spacing w:before="960" w:beforeLines="400"/>
      <w:jc w:val="center"/>
      <w:rPr>
        <w:rFonts w:hint="eastAsia" w:eastAsia="宋体"/>
        <w:sz w:val="32"/>
        <w:lang w:val="en-US" w:eastAsia="zh-CN"/>
      </w:rPr>
    </w:pPr>
    <w:r>
      <w:rPr>
        <w:rFonts w:hint="eastAsia"/>
        <w:sz w:val="21"/>
      </w:rPr>
      <w:t xml:space="preserve">西北师范大学 计算机科学与工程学院 </w:t>
    </w:r>
    <w:r>
      <w:rPr>
        <w:sz w:val="21"/>
      </w:rPr>
      <w:t xml:space="preserve">                                </w:t>
    </w:r>
    <w:r>
      <w:rPr>
        <w:rFonts w:hint="eastAsia"/>
        <w:sz w:val="21"/>
        <w:lang w:val="en-US" w:eastAsia="zh-CN"/>
      </w:rPr>
      <w:t>参考文献</w:t>
    </w:r>
  </w:p>
  <w:p w14:paraId="5D60FF35">
    <w:pPr>
      <w:pStyle w:val="20"/>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5F0623"/>
    <w:multiLevelType w:val="multilevel"/>
    <w:tmpl w:val="5F5F0623"/>
    <w:lvl w:ilvl="0" w:tentative="0">
      <w:start w:val="1"/>
      <w:numFmt w:val="decimal"/>
      <w:pStyle w:val="2"/>
      <w:lvlText w:val="%1."/>
      <w:lvlJc w:val="left"/>
      <w:pPr>
        <w:ind w:left="420" w:hanging="420"/>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default" w:ascii="Times New Roman" w:hAnsi="Times New Roman" w:cs="Times New Roman"/>
        <w:b w:val="0"/>
        <w:bCs/>
        <w:sz w:val="30"/>
        <w:szCs w:val="30"/>
      </w:rPr>
    </w:lvl>
    <w:lvl w:ilvl="3" w:tentative="0">
      <w:start w:val="1"/>
      <w:numFmt w:val="decimal"/>
      <w:pStyle w:val="5"/>
      <w:suff w:val="space"/>
      <w:lvlText w:val="%1.%2.%3.%4"/>
      <w:lvlJc w:val="left"/>
      <w:pPr>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I写作助手">
    <w15:presenceInfo w15:providerId="None" w15:userId="AI写作助手"/>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revisionView w:markup="0"/>
  <w:documentProtection w:enforcement="0"/>
  <w:defaultTabStop w:val="578"/>
  <w:hyphenationZone w:val="360"/>
  <w:drawingGridHorizontalSpacing w:val="249"/>
  <w:displayHorizontalDrawingGridEvery w:val="1"/>
  <w:displayVerticalDrawingGridEvery w:val="1"/>
  <w:noPunctuationKerning w:val="1"/>
  <w:characterSpacingControl w:val="doNotCompress"/>
  <w:endnotePr>
    <w:numFmt w:val="decimal"/>
  </w:endnotePr>
  <w:compat>
    <w:spaceForUL/>
    <w:balanceSingleByteDoubleByteWidth/>
    <w:doNotLeaveBackslashAlone/>
    <w:ulTrailSpace/>
    <w:doNotExpandShiftReturn/>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E5ZDNjYWE5ZDk1MTk4YWQzYjJhYzJhZjg2MGEzNzkifQ=="/>
  </w:docVars>
  <w:rsids>
    <w:rsidRoot w:val="00172A27"/>
    <w:rsid w:val="000010D0"/>
    <w:rsid w:val="000A130F"/>
    <w:rsid w:val="000B0C4C"/>
    <w:rsid w:val="000B5660"/>
    <w:rsid w:val="000C2780"/>
    <w:rsid w:val="000D06AD"/>
    <w:rsid w:val="00131FE3"/>
    <w:rsid w:val="00140C48"/>
    <w:rsid w:val="001479CE"/>
    <w:rsid w:val="001508FD"/>
    <w:rsid w:val="00162E82"/>
    <w:rsid w:val="001662FD"/>
    <w:rsid w:val="00177E16"/>
    <w:rsid w:val="0018346A"/>
    <w:rsid w:val="00195B11"/>
    <w:rsid w:val="001B7C63"/>
    <w:rsid w:val="001D1D22"/>
    <w:rsid w:val="00210242"/>
    <w:rsid w:val="002145CC"/>
    <w:rsid w:val="00241670"/>
    <w:rsid w:val="00291F08"/>
    <w:rsid w:val="002935A3"/>
    <w:rsid w:val="002A18E8"/>
    <w:rsid w:val="002A2BCE"/>
    <w:rsid w:val="002B7613"/>
    <w:rsid w:val="002E3557"/>
    <w:rsid w:val="002E4244"/>
    <w:rsid w:val="0030734E"/>
    <w:rsid w:val="0032258F"/>
    <w:rsid w:val="003270DC"/>
    <w:rsid w:val="00337A1F"/>
    <w:rsid w:val="00362ECF"/>
    <w:rsid w:val="003A1852"/>
    <w:rsid w:val="003B5DED"/>
    <w:rsid w:val="003B6F19"/>
    <w:rsid w:val="003F4CE1"/>
    <w:rsid w:val="004024BC"/>
    <w:rsid w:val="00420488"/>
    <w:rsid w:val="00424C88"/>
    <w:rsid w:val="0045221C"/>
    <w:rsid w:val="00456E45"/>
    <w:rsid w:val="00461D35"/>
    <w:rsid w:val="00470016"/>
    <w:rsid w:val="004A4057"/>
    <w:rsid w:val="004B045C"/>
    <w:rsid w:val="004B09B0"/>
    <w:rsid w:val="00505C56"/>
    <w:rsid w:val="005146DF"/>
    <w:rsid w:val="00534977"/>
    <w:rsid w:val="00544E6C"/>
    <w:rsid w:val="00566512"/>
    <w:rsid w:val="00567634"/>
    <w:rsid w:val="005872BA"/>
    <w:rsid w:val="005B59D6"/>
    <w:rsid w:val="005C3088"/>
    <w:rsid w:val="005D5E11"/>
    <w:rsid w:val="005E1779"/>
    <w:rsid w:val="00652E0B"/>
    <w:rsid w:val="00656440"/>
    <w:rsid w:val="0068329B"/>
    <w:rsid w:val="00690A6E"/>
    <w:rsid w:val="006B0AC3"/>
    <w:rsid w:val="006D70A2"/>
    <w:rsid w:val="006E5BC8"/>
    <w:rsid w:val="006F5BB3"/>
    <w:rsid w:val="00710344"/>
    <w:rsid w:val="007323ED"/>
    <w:rsid w:val="00732935"/>
    <w:rsid w:val="007349CA"/>
    <w:rsid w:val="007515D9"/>
    <w:rsid w:val="007546F9"/>
    <w:rsid w:val="00760054"/>
    <w:rsid w:val="00782522"/>
    <w:rsid w:val="007D56C1"/>
    <w:rsid w:val="007E0A81"/>
    <w:rsid w:val="007F07CE"/>
    <w:rsid w:val="008008AE"/>
    <w:rsid w:val="00812C33"/>
    <w:rsid w:val="008273B6"/>
    <w:rsid w:val="00834FBB"/>
    <w:rsid w:val="00857A66"/>
    <w:rsid w:val="00862274"/>
    <w:rsid w:val="00887E9A"/>
    <w:rsid w:val="00891246"/>
    <w:rsid w:val="008A6AB5"/>
    <w:rsid w:val="008B75EB"/>
    <w:rsid w:val="008C49E5"/>
    <w:rsid w:val="008F4A22"/>
    <w:rsid w:val="00901EB4"/>
    <w:rsid w:val="009208B7"/>
    <w:rsid w:val="00924826"/>
    <w:rsid w:val="00940864"/>
    <w:rsid w:val="00956537"/>
    <w:rsid w:val="00964BF9"/>
    <w:rsid w:val="00991ED3"/>
    <w:rsid w:val="009A0730"/>
    <w:rsid w:val="009B722D"/>
    <w:rsid w:val="00A10E2E"/>
    <w:rsid w:val="00A15C7B"/>
    <w:rsid w:val="00A22E3B"/>
    <w:rsid w:val="00A35F0D"/>
    <w:rsid w:val="00A5601B"/>
    <w:rsid w:val="00A57915"/>
    <w:rsid w:val="00A96667"/>
    <w:rsid w:val="00AB38BC"/>
    <w:rsid w:val="00AD0883"/>
    <w:rsid w:val="00AE0AB4"/>
    <w:rsid w:val="00AE412A"/>
    <w:rsid w:val="00AE58DD"/>
    <w:rsid w:val="00AF10D6"/>
    <w:rsid w:val="00B0766A"/>
    <w:rsid w:val="00B1264B"/>
    <w:rsid w:val="00B255D4"/>
    <w:rsid w:val="00B3168E"/>
    <w:rsid w:val="00B33A24"/>
    <w:rsid w:val="00B422F5"/>
    <w:rsid w:val="00B525BF"/>
    <w:rsid w:val="00B5799D"/>
    <w:rsid w:val="00B6117C"/>
    <w:rsid w:val="00B65410"/>
    <w:rsid w:val="00B65D2F"/>
    <w:rsid w:val="00B66EBB"/>
    <w:rsid w:val="00BC417A"/>
    <w:rsid w:val="00BF0807"/>
    <w:rsid w:val="00C25C4B"/>
    <w:rsid w:val="00C53D25"/>
    <w:rsid w:val="00C713D4"/>
    <w:rsid w:val="00C76D83"/>
    <w:rsid w:val="00C7732A"/>
    <w:rsid w:val="00C81D79"/>
    <w:rsid w:val="00CC3517"/>
    <w:rsid w:val="00CE1DDC"/>
    <w:rsid w:val="00CE4D78"/>
    <w:rsid w:val="00D26B55"/>
    <w:rsid w:val="00D6523C"/>
    <w:rsid w:val="00D6696A"/>
    <w:rsid w:val="00D75E5F"/>
    <w:rsid w:val="00D948B6"/>
    <w:rsid w:val="00DA13C6"/>
    <w:rsid w:val="00DA3C94"/>
    <w:rsid w:val="00DA530A"/>
    <w:rsid w:val="00DA644A"/>
    <w:rsid w:val="00DB4DF4"/>
    <w:rsid w:val="00DE2F28"/>
    <w:rsid w:val="00DE5DF8"/>
    <w:rsid w:val="00E11044"/>
    <w:rsid w:val="00E343C4"/>
    <w:rsid w:val="00E41854"/>
    <w:rsid w:val="00E42B52"/>
    <w:rsid w:val="00E44150"/>
    <w:rsid w:val="00E57DF3"/>
    <w:rsid w:val="00E759A4"/>
    <w:rsid w:val="00E8014C"/>
    <w:rsid w:val="00E86446"/>
    <w:rsid w:val="00E95C62"/>
    <w:rsid w:val="00E95F24"/>
    <w:rsid w:val="00EB7553"/>
    <w:rsid w:val="00EC49E4"/>
    <w:rsid w:val="00ED1F3A"/>
    <w:rsid w:val="00ED297C"/>
    <w:rsid w:val="00EE27BF"/>
    <w:rsid w:val="00EE6B19"/>
    <w:rsid w:val="00EF52A3"/>
    <w:rsid w:val="00F0353C"/>
    <w:rsid w:val="00F058E5"/>
    <w:rsid w:val="00F24812"/>
    <w:rsid w:val="00F2602A"/>
    <w:rsid w:val="00F3336B"/>
    <w:rsid w:val="00F37045"/>
    <w:rsid w:val="00F82F98"/>
    <w:rsid w:val="00F94D7E"/>
    <w:rsid w:val="00FA5854"/>
    <w:rsid w:val="00FE2117"/>
    <w:rsid w:val="011B42DF"/>
    <w:rsid w:val="016302CC"/>
    <w:rsid w:val="019726A7"/>
    <w:rsid w:val="01B8268B"/>
    <w:rsid w:val="02950130"/>
    <w:rsid w:val="02B60F57"/>
    <w:rsid w:val="054739EC"/>
    <w:rsid w:val="05F1688F"/>
    <w:rsid w:val="06274A42"/>
    <w:rsid w:val="07286581"/>
    <w:rsid w:val="0796701F"/>
    <w:rsid w:val="07C4574A"/>
    <w:rsid w:val="08211367"/>
    <w:rsid w:val="0842189C"/>
    <w:rsid w:val="09BB3D56"/>
    <w:rsid w:val="0A5A028A"/>
    <w:rsid w:val="0C270DF3"/>
    <w:rsid w:val="0CF52DD5"/>
    <w:rsid w:val="0D7D5AC9"/>
    <w:rsid w:val="0DE5534A"/>
    <w:rsid w:val="0E9D088E"/>
    <w:rsid w:val="0F112333"/>
    <w:rsid w:val="0F5B5841"/>
    <w:rsid w:val="0F767F07"/>
    <w:rsid w:val="10111AED"/>
    <w:rsid w:val="1144446C"/>
    <w:rsid w:val="11455869"/>
    <w:rsid w:val="127D4165"/>
    <w:rsid w:val="137D5F06"/>
    <w:rsid w:val="13837E0F"/>
    <w:rsid w:val="14216A14"/>
    <w:rsid w:val="14703A58"/>
    <w:rsid w:val="14BC0A43"/>
    <w:rsid w:val="150D7916"/>
    <w:rsid w:val="154148ED"/>
    <w:rsid w:val="159A220E"/>
    <w:rsid w:val="15B22A9A"/>
    <w:rsid w:val="17AA4718"/>
    <w:rsid w:val="180B6F8E"/>
    <w:rsid w:val="185E7B17"/>
    <w:rsid w:val="19475DDC"/>
    <w:rsid w:val="19F37C77"/>
    <w:rsid w:val="1A2B15D8"/>
    <w:rsid w:val="1A380760"/>
    <w:rsid w:val="1A3E223D"/>
    <w:rsid w:val="1BAB1A2F"/>
    <w:rsid w:val="1CC1512F"/>
    <w:rsid w:val="1D314293"/>
    <w:rsid w:val="1E481A6B"/>
    <w:rsid w:val="22242B6B"/>
    <w:rsid w:val="232968DE"/>
    <w:rsid w:val="23520A80"/>
    <w:rsid w:val="23693F28"/>
    <w:rsid w:val="240A17B9"/>
    <w:rsid w:val="244758CC"/>
    <w:rsid w:val="24AE0A28"/>
    <w:rsid w:val="25F35B50"/>
    <w:rsid w:val="27126423"/>
    <w:rsid w:val="27131571"/>
    <w:rsid w:val="27E20B20"/>
    <w:rsid w:val="27FD27C0"/>
    <w:rsid w:val="28A42EBB"/>
    <w:rsid w:val="29B62006"/>
    <w:rsid w:val="29D37EA3"/>
    <w:rsid w:val="2A2C74BF"/>
    <w:rsid w:val="2B23115F"/>
    <w:rsid w:val="2BAB0C35"/>
    <w:rsid w:val="2CCF04B2"/>
    <w:rsid w:val="2E864B29"/>
    <w:rsid w:val="2E964DAA"/>
    <w:rsid w:val="2F0A6F1F"/>
    <w:rsid w:val="2FBD082E"/>
    <w:rsid w:val="308941CC"/>
    <w:rsid w:val="30E83917"/>
    <w:rsid w:val="315647AD"/>
    <w:rsid w:val="3266262F"/>
    <w:rsid w:val="32FE3313"/>
    <w:rsid w:val="33D14156"/>
    <w:rsid w:val="345D45F6"/>
    <w:rsid w:val="34D8695D"/>
    <w:rsid w:val="353A1D60"/>
    <w:rsid w:val="36001BD2"/>
    <w:rsid w:val="364A0B4F"/>
    <w:rsid w:val="37B22593"/>
    <w:rsid w:val="37D95B5C"/>
    <w:rsid w:val="380219A3"/>
    <w:rsid w:val="388C18A2"/>
    <w:rsid w:val="38C9453B"/>
    <w:rsid w:val="39147797"/>
    <w:rsid w:val="39566E30"/>
    <w:rsid w:val="3AE450FF"/>
    <w:rsid w:val="3BA8506E"/>
    <w:rsid w:val="3CD91462"/>
    <w:rsid w:val="3D0F2FFD"/>
    <w:rsid w:val="3D98639D"/>
    <w:rsid w:val="3DC950A8"/>
    <w:rsid w:val="3EAE69B3"/>
    <w:rsid w:val="3EAF5B65"/>
    <w:rsid w:val="3F3F5F05"/>
    <w:rsid w:val="3F8A0DB1"/>
    <w:rsid w:val="3FD16F41"/>
    <w:rsid w:val="3FD36391"/>
    <w:rsid w:val="3FE11AEA"/>
    <w:rsid w:val="421922FE"/>
    <w:rsid w:val="42682ECC"/>
    <w:rsid w:val="42A26A5F"/>
    <w:rsid w:val="42CA46A0"/>
    <w:rsid w:val="45472E0F"/>
    <w:rsid w:val="46225C61"/>
    <w:rsid w:val="469A395A"/>
    <w:rsid w:val="473B5E43"/>
    <w:rsid w:val="47F00216"/>
    <w:rsid w:val="48134A62"/>
    <w:rsid w:val="49316623"/>
    <w:rsid w:val="49B534DE"/>
    <w:rsid w:val="4A67709C"/>
    <w:rsid w:val="4A956598"/>
    <w:rsid w:val="4B2E6254"/>
    <w:rsid w:val="4B7A51DC"/>
    <w:rsid w:val="4BB53DC4"/>
    <w:rsid w:val="4BB8587B"/>
    <w:rsid w:val="4C395651"/>
    <w:rsid w:val="4C3D73F6"/>
    <w:rsid w:val="4C786019"/>
    <w:rsid w:val="4D52158B"/>
    <w:rsid w:val="4DAB6FA6"/>
    <w:rsid w:val="4E301DA6"/>
    <w:rsid w:val="4F080938"/>
    <w:rsid w:val="4F865863"/>
    <w:rsid w:val="509074BA"/>
    <w:rsid w:val="50D06361"/>
    <w:rsid w:val="51065314"/>
    <w:rsid w:val="51152047"/>
    <w:rsid w:val="51345ED1"/>
    <w:rsid w:val="51A76F2F"/>
    <w:rsid w:val="52DF5A85"/>
    <w:rsid w:val="53581707"/>
    <w:rsid w:val="548F7746"/>
    <w:rsid w:val="54FF74AA"/>
    <w:rsid w:val="55AC6A4A"/>
    <w:rsid w:val="569933BC"/>
    <w:rsid w:val="56E11498"/>
    <w:rsid w:val="57354106"/>
    <w:rsid w:val="574259E8"/>
    <w:rsid w:val="575838F4"/>
    <w:rsid w:val="580B67FD"/>
    <w:rsid w:val="582D39B8"/>
    <w:rsid w:val="58982932"/>
    <w:rsid w:val="59304407"/>
    <w:rsid w:val="597162CE"/>
    <w:rsid w:val="59AD7E8D"/>
    <w:rsid w:val="5AA0313D"/>
    <w:rsid w:val="5ACF2343"/>
    <w:rsid w:val="5B7E34FB"/>
    <w:rsid w:val="5C5B1215"/>
    <w:rsid w:val="5C68230F"/>
    <w:rsid w:val="5C7C6253"/>
    <w:rsid w:val="5C9F4512"/>
    <w:rsid w:val="5E124C25"/>
    <w:rsid w:val="5E8119A3"/>
    <w:rsid w:val="5EE5503B"/>
    <w:rsid w:val="5F5A62FF"/>
    <w:rsid w:val="61E55D4C"/>
    <w:rsid w:val="63184AA0"/>
    <w:rsid w:val="635C4B5F"/>
    <w:rsid w:val="63DE6BC6"/>
    <w:rsid w:val="65F04BD5"/>
    <w:rsid w:val="6684253E"/>
    <w:rsid w:val="678E65F7"/>
    <w:rsid w:val="67E955D5"/>
    <w:rsid w:val="681B423E"/>
    <w:rsid w:val="683E6A88"/>
    <w:rsid w:val="68B20F02"/>
    <w:rsid w:val="68D15720"/>
    <w:rsid w:val="69454E50"/>
    <w:rsid w:val="69771EAE"/>
    <w:rsid w:val="69BF531D"/>
    <w:rsid w:val="6BA05349"/>
    <w:rsid w:val="6C3B53E7"/>
    <w:rsid w:val="6CAC0B71"/>
    <w:rsid w:val="6D876658"/>
    <w:rsid w:val="6DBF0B9C"/>
    <w:rsid w:val="6E442348"/>
    <w:rsid w:val="6EAE3DA2"/>
    <w:rsid w:val="6F125B02"/>
    <w:rsid w:val="6F5D1E29"/>
    <w:rsid w:val="6F6C3A3A"/>
    <w:rsid w:val="706A36EB"/>
    <w:rsid w:val="726476AD"/>
    <w:rsid w:val="72E90C14"/>
    <w:rsid w:val="72F6499C"/>
    <w:rsid w:val="73EE0B39"/>
    <w:rsid w:val="74D6630B"/>
    <w:rsid w:val="75D82CFD"/>
    <w:rsid w:val="77017465"/>
    <w:rsid w:val="78393024"/>
    <w:rsid w:val="788E562E"/>
    <w:rsid w:val="79442AC0"/>
    <w:rsid w:val="79A15CC4"/>
    <w:rsid w:val="79F05CAE"/>
    <w:rsid w:val="79F36484"/>
    <w:rsid w:val="7A02528A"/>
    <w:rsid w:val="7A0A16B7"/>
    <w:rsid w:val="7A2618F6"/>
    <w:rsid w:val="7B0559B9"/>
    <w:rsid w:val="7B175537"/>
    <w:rsid w:val="7B322D2D"/>
    <w:rsid w:val="7DB24238"/>
    <w:rsid w:val="7DF7793E"/>
    <w:rsid w:val="7EC02E3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qFormat="1" w:uiPriority="39" w:name="toc 4"/>
    <w:lsdException w:qFormat="1" w:uiPriority="39" w:name="toc 5"/>
    <w:lsdException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qFormat="1"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nhideWhenUsed="0" w:uiPriority="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nhideWhenUsed="0" w:uiPriority="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semiHidden="0"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1"/>
    <w:next w:val="1"/>
    <w:link w:val="43"/>
    <w:qFormat/>
    <w:uiPriority w:val="9"/>
    <w:pPr>
      <w:numPr>
        <w:ilvl w:val="0"/>
        <w:numId w:val="1"/>
      </w:numPr>
      <w:tabs>
        <w:tab w:val="right" w:pos="360"/>
        <w:tab w:val="right" w:pos="480"/>
        <w:tab w:val="right" w:leader="dot" w:pos="8647"/>
      </w:tabs>
      <w:spacing w:after="240"/>
      <w:jc w:val="left"/>
      <w:outlineLvl w:val="0"/>
    </w:pPr>
    <w:rPr>
      <w:sz w:val="32"/>
    </w:rPr>
  </w:style>
  <w:style w:type="paragraph" w:styleId="3">
    <w:name w:val="heading 2"/>
    <w:basedOn w:val="1"/>
    <w:link w:val="44"/>
    <w:qFormat/>
    <w:uiPriority w:val="9"/>
    <w:pPr>
      <w:keepNext/>
      <w:keepLines/>
      <w:numPr>
        <w:ilvl w:val="1"/>
        <w:numId w:val="1"/>
      </w:numPr>
      <w:spacing w:before="120" w:after="120"/>
      <w:jc w:val="left"/>
      <w:outlineLvl w:val="1"/>
    </w:pPr>
    <w:rPr>
      <w:rFonts w:eastAsia="黑体"/>
      <w:sz w:val="30"/>
    </w:rPr>
  </w:style>
  <w:style w:type="paragraph" w:styleId="4">
    <w:name w:val="heading 3"/>
    <w:basedOn w:val="1"/>
    <w:next w:val="1"/>
    <w:link w:val="45"/>
    <w:qFormat/>
    <w:uiPriority w:val="9"/>
    <w:pPr>
      <w:keepNext/>
      <w:keepLines/>
      <w:numPr>
        <w:ilvl w:val="2"/>
        <w:numId w:val="1"/>
      </w:numPr>
      <w:spacing w:before="140"/>
      <w:jc w:val="left"/>
      <w:outlineLvl w:val="2"/>
    </w:pPr>
    <w:rPr>
      <w:rFonts w:eastAsia="黑体"/>
      <w:sz w:val="28"/>
    </w:rPr>
  </w:style>
  <w:style w:type="paragraph" w:styleId="5">
    <w:name w:val="heading 4"/>
    <w:basedOn w:val="1"/>
    <w:next w:val="6"/>
    <w:link w:val="46"/>
    <w:semiHidden/>
    <w:unhideWhenUsed/>
    <w:qFormat/>
    <w:uiPriority w:val="9"/>
    <w:pPr>
      <w:numPr>
        <w:ilvl w:val="3"/>
        <w:numId w:val="1"/>
      </w:numPr>
      <w:outlineLvl w:val="3"/>
    </w:pPr>
    <w:rPr>
      <w:rFonts w:eastAsia="黑体"/>
      <w:b/>
    </w:rPr>
  </w:style>
  <w:style w:type="paragraph" w:styleId="7">
    <w:name w:val="heading 5"/>
    <w:basedOn w:val="1"/>
    <w:next w:val="1"/>
    <w:semiHidden/>
    <w:unhideWhenUsed/>
    <w:qFormat/>
    <w:uiPriority w:val="9"/>
    <w:pPr>
      <w:spacing w:before="100" w:beforeAutospacing="1" w:after="100" w:afterAutospacing="1"/>
      <w:jc w:val="left"/>
      <w:outlineLvl w:val="4"/>
    </w:pPr>
    <w:rPr>
      <w:rFonts w:hint="eastAsia" w:ascii="宋体" w:hAnsi="宋体" w:eastAsia="宋体" w:cs="宋体"/>
      <w:b/>
      <w:bCs/>
      <w:kern w:val="0"/>
      <w:sz w:val="20"/>
      <w:szCs w:val="20"/>
      <w:lang w:val="en-US" w:eastAsia="zh-CN" w:bidi="ar"/>
    </w:rPr>
  </w:style>
  <w:style w:type="character" w:default="1" w:styleId="33">
    <w:name w:val="Default Paragraph Font"/>
    <w:semiHidden/>
    <w:uiPriority w:val="0"/>
  </w:style>
  <w:style w:type="table" w:default="1" w:styleId="31">
    <w:name w:val="Normal Table"/>
    <w:unhideWhenUsed/>
    <w:uiPriority w:val="99"/>
    <w:tblPr>
      <w:tblCellMar>
        <w:top w:w="0" w:type="dxa"/>
        <w:left w:w="108" w:type="dxa"/>
        <w:bottom w:w="0" w:type="dxa"/>
        <w:right w:w="108" w:type="dxa"/>
      </w:tblCellMar>
    </w:tblPr>
  </w:style>
  <w:style w:type="paragraph" w:styleId="6">
    <w:name w:val="Body Text First Indent"/>
    <w:basedOn w:val="1"/>
    <w:link w:val="42"/>
    <w:semiHidden/>
    <w:uiPriority w:val="0"/>
    <w:pPr>
      <w:ind w:firstLine="498" w:firstLineChars="200"/>
    </w:pPr>
  </w:style>
  <w:style w:type="paragraph" w:styleId="8">
    <w:name w:val="toc 7"/>
    <w:basedOn w:val="1"/>
    <w:next w:val="1"/>
    <w:semiHidden/>
    <w:unhideWhenUsed/>
    <w:qFormat/>
    <w:uiPriority w:val="39"/>
    <w:pPr>
      <w:ind w:left="2520" w:leftChars="1200"/>
    </w:pPr>
    <w:rPr>
      <w:sz w:val="21"/>
      <w:szCs w:val="24"/>
    </w:rPr>
  </w:style>
  <w:style w:type="paragraph" w:styleId="9">
    <w:name w:val="caption"/>
    <w:basedOn w:val="1"/>
    <w:next w:val="6"/>
    <w:semiHidden/>
    <w:unhideWhenUsed/>
    <w:qFormat/>
    <w:uiPriority w:val="35"/>
    <w:pPr>
      <w:spacing w:before="152" w:after="160"/>
      <w:jc w:val="center"/>
    </w:pPr>
    <w:rPr>
      <w:rFonts w:cs="Arial"/>
      <w:sz w:val="21"/>
      <w:szCs w:val="21"/>
    </w:rPr>
  </w:style>
  <w:style w:type="paragraph" w:styleId="10">
    <w:name w:val="Document Map"/>
    <w:basedOn w:val="1"/>
    <w:semiHidden/>
    <w:unhideWhenUsed/>
    <w:qFormat/>
    <w:uiPriority w:val="99"/>
    <w:pPr>
      <w:shd w:val="clear" w:color="auto" w:fill="000080"/>
    </w:pPr>
  </w:style>
  <w:style w:type="paragraph" w:styleId="11">
    <w:name w:val="annotation text"/>
    <w:basedOn w:val="1"/>
    <w:semiHidden/>
    <w:unhideWhenUsed/>
    <w:uiPriority w:val="99"/>
    <w:pPr>
      <w:jc w:val="left"/>
    </w:pPr>
  </w:style>
  <w:style w:type="paragraph" w:styleId="12">
    <w:name w:val="Body Text"/>
    <w:basedOn w:val="1"/>
    <w:link w:val="47"/>
    <w:semiHidden/>
    <w:unhideWhenUsed/>
    <w:qFormat/>
    <w:uiPriority w:val="99"/>
    <w:pPr>
      <w:spacing w:after="120"/>
    </w:pPr>
  </w:style>
  <w:style w:type="paragraph" w:styleId="13">
    <w:name w:val="toc 5"/>
    <w:basedOn w:val="1"/>
    <w:next w:val="1"/>
    <w:semiHidden/>
    <w:unhideWhenUsed/>
    <w:qFormat/>
    <w:uiPriority w:val="39"/>
    <w:pPr>
      <w:ind w:left="1680" w:leftChars="800"/>
    </w:pPr>
    <w:rPr>
      <w:sz w:val="21"/>
      <w:szCs w:val="24"/>
    </w:rPr>
  </w:style>
  <w:style w:type="paragraph" w:styleId="14">
    <w:name w:val="toc 3"/>
    <w:basedOn w:val="1"/>
    <w:next w:val="1"/>
    <w:unhideWhenUsed/>
    <w:uiPriority w:val="39"/>
    <w:pPr>
      <w:tabs>
        <w:tab w:val="right" w:leader="dot" w:pos="8789"/>
      </w:tabs>
      <w:ind w:left="960" w:leftChars="400"/>
    </w:pPr>
    <w:rPr>
      <w:szCs w:val="36"/>
    </w:rPr>
  </w:style>
  <w:style w:type="paragraph" w:styleId="15">
    <w:name w:val="Plain Text"/>
    <w:basedOn w:val="1"/>
    <w:link w:val="48"/>
    <w:semiHidden/>
    <w:unhideWhenUsed/>
    <w:qFormat/>
    <w:uiPriority w:val="99"/>
    <w:rPr>
      <w:rFonts w:ascii="宋体" w:hAnsi="Courier New"/>
      <w:sz w:val="21"/>
    </w:rPr>
  </w:style>
  <w:style w:type="paragraph" w:styleId="16">
    <w:name w:val="toc 8"/>
    <w:basedOn w:val="1"/>
    <w:next w:val="1"/>
    <w:semiHidden/>
    <w:unhideWhenUsed/>
    <w:qFormat/>
    <w:uiPriority w:val="39"/>
    <w:pPr>
      <w:ind w:left="2940" w:leftChars="1400"/>
    </w:pPr>
    <w:rPr>
      <w:sz w:val="21"/>
      <w:szCs w:val="24"/>
    </w:rPr>
  </w:style>
  <w:style w:type="paragraph" w:styleId="17">
    <w:name w:val="endnote text"/>
    <w:basedOn w:val="1"/>
    <w:semiHidden/>
    <w:unhideWhenUsed/>
    <w:uiPriority w:val="99"/>
    <w:pPr>
      <w:snapToGrid w:val="0"/>
      <w:jc w:val="left"/>
    </w:pPr>
  </w:style>
  <w:style w:type="paragraph" w:styleId="18">
    <w:name w:val="Balloon Text"/>
    <w:basedOn w:val="1"/>
    <w:link w:val="69"/>
    <w:unhideWhenUsed/>
    <w:uiPriority w:val="99"/>
    <w:rPr>
      <w:sz w:val="18"/>
      <w:szCs w:val="18"/>
    </w:rPr>
  </w:style>
  <w:style w:type="paragraph" w:styleId="19">
    <w:name w:val="footer"/>
    <w:basedOn w:val="1"/>
    <w:link w:val="49"/>
    <w:unhideWhenUsed/>
    <w:qFormat/>
    <w:uiPriority w:val="0"/>
    <w:pPr>
      <w:tabs>
        <w:tab w:val="center" w:pos="4153"/>
        <w:tab w:val="right" w:pos="8306"/>
      </w:tabs>
      <w:snapToGrid w:val="0"/>
      <w:jc w:val="left"/>
    </w:pPr>
    <w:rPr>
      <w:sz w:val="18"/>
    </w:rPr>
  </w:style>
  <w:style w:type="paragraph" w:styleId="20">
    <w:name w:val="header"/>
    <w:basedOn w:val="1"/>
    <w:link w:val="50"/>
    <w:unhideWhenUsed/>
    <w:qFormat/>
    <w:uiPriority w:val="99"/>
    <w:pPr>
      <w:tabs>
        <w:tab w:val="center" w:pos="4153"/>
        <w:tab w:val="right" w:pos="8306"/>
      </w:tabs>
      <w:snapToGrid w:val="0"/>
      <w:jc w:val="center"/>
    </w:pPr>
    <w:rPr>
      <w:sz w:val="18"/>
      <w:szCs w:val="18"/>
    </w:rPr>
  </w:style>
  <w:style w:type="paragraph" w:styleId="21">
    <w:name w:val="toc 1"/>
    <w:basedOn w:val="1"/>
    <w:next w:val="1"/>
    <w:unhideWhenUsed/>
    <w:uiPriority w:val="39"/>
    <w:pPr>
      <w:tabs>
        <w:tab w:val="right" w:leader="dot" w:pos="8789"/>
      </w:tabs>
    </w:pPr>
    <w:rPr>
      <w:rFonts w:eastAsia="黑体"/>
      <w:b/>
    </w:rPr>
  </w:style>
  <w:style w:type="paragraph" w:styleId="22">
    <w:name w:val="toc 4"/>
    <w:basedOn w:val="1"/>
    <w:next w:val="1"/>
    <w:semiHidden/>
    <w:unhideWhenUsed/>
    <w:qFormat/>
    <w:uiPriority w:val="39"/>
    <w:pPr>
      <w:tabs>
        <w:tab w:val="left" w:leader="dot" w:pos="8647"/>
      </w:tabs>
      <w:ind w:left="1440" w:leftChars="600"/>
    </w:pPr>
    <w:rPr>
      <w:sz w:val="21"/>
      <w:szCs w:val="24"/>
    </w:rPr>
  </w:style>
  <w:style w:type="paragraph" w:styleId="23">
    <w:name w:val="footnote text"/>
    <w:basedOn w:val="1"/>
    <w:semiHidden/>
    <w:unhideWhenUsed/>
    <w:uiPriority w:val="99"/>
    <w:pPr>
      <w:snapToGrid w:val="0"/>
      <w:jc w:val="left"/>
    </w:pPr>
  </w:style>
  <w:style w:type="paragraph" w:styleId="24">
    <w:name w:val="toc 6"/>
    <w:basedOn w:val="1"/>
    <w:next w:val="1"/>
    <w:semiHidden/>
    <w:unhideWhenUsed/>
    <w:uiPriority w:val="39"/>
    <w:pPr>
      <w:ind w:left="2100" w:leftChars="1000"/>
    </w:pPr>
    <w:rPr>
      <w:sz w:val="21"/>
      <w:szCs w:val="24"/>
    </w:rPr>
  </w:style>
  <w:style w:type="paragraph" w:styleId="25">
    <w:name w:val="toc 2"/>
    <w:basedOn w:val="1"/>
    <w:next w:val="1"/>
    <w:unhideWhenUsed/>
    <w:qFormat/>
    <w:uiPriority w:val="39"/>
    <w:pPr>
      <w:tabs>
        <w:tab w:val="right" w:leader="dot" w:pos="8789"/>
      </w:tabs>
      <w:ind w:left="480" w:leftChars="200"/>
    </w:pPr>
  </w:style>
  <w:style w:type="paragraph" w:styleId="26">
    <w:name w:val="toc 9"/>
    <w:basedOn w:val="1"/>
    <w:next w:val="1"/>
    <w:semiHidden/>
    <w:unhideWhenUsed/>
    <w:qFormat/>
    <w:uiPriority w:val="39"/>
    <w:pPr>
      <w:ind w:left="3360" w:leftChars="1600"/>
    </w:pPr>
    <w:rPr>
      <w:sz w:val="21"/>
      <w:szCs w:val="24"/>
    </w:rPr>
  </w:style>
  <w:style w:type="paragraph" w:styleId="27">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8">
    <w:name w:val="Normal (Web)"/>
    <w:basedOn w:val="1"/>
    <w:semiHidden/>
    <w:unhideWhenUsed/>
    <w:qFormat/>
    <w:uiPriority w:val="99"/>
    <w:rPr>
      <w:szCs w:val="24"/>
    </w:rPr>
  </w:style>
  <w:style w:type="paragraph" w:styleId="29">
    <w:name w:val="Title"/>
    <w:next w:val="6"/>
    <w:qFormat/>
    <w:uiPriority w:val="0"/>
    <w:pPr>
      <w:keepLines/>
      <w:pageBreakBefore/>
      <w:widowControl w:val="0"/>
      <w:spacing w:before="240" w:after="120"/>
      <w:jc w:val="both"/>
      <w:outlineLvl w:val="0"/>
    </w:pPr>
    <w:rPr>
      <w:rFonts w:ascii="Times New Roman" w:hAnsi="Times New Roman" w:eastAsia="黑体" w:cs="Times New Roman"/>
      <w:b/>
      <w:kern w:val="2"/>
      <w:sz w:val="36"/>
      <w:lang w:val="en-US" w:eastAsia="zh-CN" w:bidi="ar-SA"/>
    </w:rPr>
  </w:style>
  <w:style w:type="paragraph" w:styleId="30">
    <w:name w:val="annotation subject"/>
    <w:basedOn w:val="11"/>
    <w:next w:val="11"/>
    <w:semiHidden/>
    <w:unhideWhenUsed/>
    <w:qFormat/>
    <w:uiPriority w:val="99"/>
    <w:rPr>
      <w:b/>
      <w:bCs/>
    </w:rPr>
  </w:style>
  <w:style w:type="table" w:styleId="32">
    <w:name w:val="Table Grid"/>
    <w:basedOn w:val="31"/>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rPr>
  </w:style>
  <w:style w:type="character" w:styleId="35">
    <w:name w:val="endnote reference"/>
    <w:semiHidden/>
    <w:unhideWhenUsed/>
    <w:qFormat/>
    <w:uiPriority w:val="99"/>
    <w:rPr>
      <w:rFonts w:ascii="Times New Roman" w:hAnsi="Times New Roman" w:eastAsia="宋体"/>
      <w:sz w:val="24"/>
      <w:szCs w:val="18"/>
      <w:vertAlign w:val="baseline"/>
    </w:rPr>
  </w:style>
  <w:style w:type="character" w:styleId="36">
    <w:name w:val="page number"/>
    <w:semiHidden/>
    <w:unhideWhenUsed/>
    <w:qFormat/>
    <w:uiPriority w:val="99"/>
  </w:style>
  <w:style w:type="character" w:styleId="37">
    <w:name w:val="FollowedHyperlink"/>
    <w:semiHidden/>
    <w:unhideWhenUsed/>
    <w:qFormat/>
    <w:uiPriority w:val="99"/>
    <w:rPr>
      <w:color w:val="800080"/>
      <w:u w:val="single"/>
    </w:rPr>
  </w:style>
  <w:style w:type="character" w:styleId="38">
    <w:name w:val="Hyperlink"/>
    <w:unhideWhenUsed/>
    <w:qFormat/>
    <w:uiPriority w:val="99"/>
    <w:rPr>
      <w:color w:val="0000FF"/>
      <w:u w:val="single"/>
    </w:rPr>
  </w:style>
  <w:style w:type="character" w:styleId="39">
    <w:name w:val="HTML Code"/>
    <w:basedOn w:val="33"/>
    <w:semiHidden/>
    <w:unhideWhenUsed/>
    <w:qFormat/>
    <w:uiPriority w:val="99"/>
    <w:rPr>
      <w:rFonts w:ascii="Courier New" w:hAnsi="Courier New"/>
      <w:sz w:val="20"/>
    </w:rPr>
  </w:style>
  <w:style w:type="character" w:styleId="40">
    <w:name w:val="annotation reference"/>
    <w:semiHidden/>
    <w:unhideWhenUsed/>
    <w:qFormat/>
    <w:uiPriority w:val="99"/>
    <w:rPr>
      <w:sz w:val="21"/>
      <w:szCs w:val="21"/>
    </w:rPr>
  </w:style>
  <w:style w:type="character" w:styleId="41">
    <w:name w:val="footnote reference"/>
    <w:semiHidden/>
    <w:unhideWhenUsed/>
    <w:qFormat/>
    <w:uiPriority w:val="99"/>
    <w:rPr>
      <w:rFonts w:ascii="Times New Roman" w:hAnsi="Times New Roman" w:eastAsia="宋体"/>
      <w:sz w:val="18"/>
      <w:vertAlign w:val="superscript"/>
    </w:rPr>
  </w:style>
  <w:style w:type="character" w:customStyle="1" w:styleId="42">
    <w:name w:val="正文首行缩进 字符"/>
    <w:link w:val="6"/>
    <w:qFormat/>
    <w:uiPriority w:val="0"/>
    <w:rPr>
      <w:kern w:val="2"/>
      <w:sz w:val="24"/>
    </w:rPr>
  </w:style>
  <w:style w:type="character" w:customStyle="1" w:styleId="43">
    <w:name w:val="标题 1 字符"/>
    <w:link w:val="2"/>
    <w:qFormat/>
    <w:uiPriority w:val="0"/>
    <w:rPr>
      <w:rFonts w:eastAsia="黑体"/>
      <w:kern w:val="2"/>
      <w:sz w:val="32"/>
    </w:rPr>
  </w:style>
  <w:style w:type="character" w:customStyle="1" w:styleId="44">
    <w:name w:val="标题 2 字符"/>
    <w:link w:val="3"/>
    <w:qFormat/>
    <w:uiPriority w:val="0"/>
    <w:rPr>
      <w:rFonts w:eastAsia="黑体"/>
      <w:kern w:val="2"/>
      <w:sz w:val="30"/>
    </w:rPr>
  </w:style>
  <w:style w:type="character" w:customStyle="1" w:styleId="45">
    <w:name w:val="标题 3 字符"/>
    <w:link w:val="4"/>
    <w:qFormat/>
    <w:uiPriority w:val="0"/>
    <w:rPr>
      <w:rFonts w:eastAsia="黑体"/>
      <w:kern w:val="2"/>
      <w:sz w:val="28"/>
    </w:rPr>
  </w:style>
  <w:style w:type="character" w:customStyle="1" w:styleId="46">
    <w:name w:val="标题 4 Char"/>
    <w:link w:val="5"/>
    <w:qFormat/>
    <w:uiPriority w:val="0"/>
    <w:rPr>
      <w:rFonts w:eastAsia="黑体"/>
      <w:b/>
    </w:rPr>
  </w:style>
  <w:style w:type="character" w:customStyle="1" w:styleId="47">
    <w:name w:val="正文文本 字符"/>
    <w:link w:val="12"/>
    <w:semiHidden/>
    <w:qFormat/>
    <w:uiPriority w:val="99"/>
    <w:rPr>
      <w:kern w:val="2"/>
      <w:sz w:val="24"/>
    </w:rPr>
  </w:style>
  <w:style w:type="character" w:customStyle="1" w:styleId="48">
    <w:name w:val="纯文本 字符"/>
    <w:link w:val="15"/>
    <w:semiHidden/>
    <w:qFormat/>
    <w:uiPriority w:val="0"/>
    <w:rPr>
      <w:rFonts w:ascii="宋体" w:hAnsi="Courier New"/>
      <w:kern w:val="2"/>
      <w:sz w:val="21"/>
    </w:rPr>
  </w:style>
  <w:style w:type="character" w:customStyle="1" w:styleId="49">
    <w:name w:val="页脚 字符"/>
    <w:link w:val="19"/>
    <w:qFormat/>
    <w:uiPriority w:val="99"/>
    <w:rPr>
      <w:kern w:val="2"/>
      <w:sz w:val="18"/>
    </w:rPr>
  </w:style>
  <w:style w:type="character" w:customStyle="1" w:styleId="50">
    <w:name w:val="页眉 字符"/>
    <w:link w:val="20"/>
    <w:qFormat/>
    <w:uiPriority w:val="99"/>
    <w:rPr>
      <w:kern w:val="2"/>
      <w:sz w:val="18"/>
      <w:szCs w:val="18"/>
    </w:rPr>
  </w:style>
  <w:style w:type="paragraph" w:customStyle="1" w:styleId="51">
    <w:name w:val="灯泡注释(打印无效)"/>
    <w:basedOn w:val="6"/>
    <w:qFormat/>
    <w:uiPriority w:val="0"/>
    <w:pPr>
      <w:snapToGrid w:val="0"/>
      <w:ind w:firstLine="0" w:firstLineChars="0"/>
    </w:pPr>
    <w:rPr>
      <w:i/>
      <w:vanish/>
      <w:color w:val="FF0000"/>
      <w:sz w:val="21"/>
      <w:szCs w:val="21"/>
    </w:rPr>
  </w:style>
  <w:style w:type="character" w:customStyle="1" w:styleId="52">
    <w:name w:val="样式 尾注引用"/>
    <w:qFormat/>
    <w:uiPriority w:val="0"/>
    <w:rPr>
      <w:rFonts w:ascii="Times New Roman" w:hAnsi="Times New Roman" w:eastAsia="宋体"/>
      <w:sz w:val="24"/>
      <w:szCs w:val="28"/>
      <w:vertAlign w:val="superscript"/>
    </w:rPr>
  </w:style>
  <w:style w:type="paragraph" w:customStyle="1" w:styleId="53">
    <w:name w:val="源代码"/>
    <w:basedOn w:val="1"/>
    <w:qFormat/>
    <w:uiPriority w:val="0"/>
    <w:pPr>
      <w:widowControl/>
      <w:kinsoku w:val="0"/>
      <w:overflowPunct w:val="0"/>
      <w:autoSpaceDE w:val="0"/>
      <w:autoSpaceDN w:val="0"/>
      <w:adjustRightInd w:val="0"/>
      <w:snapToGrid w:val="0"/>
      <w:jc w:val="left"/>
    </w:pPr>
    <w:rPr>
      <w:rFonts w:ascii="Courier New" w:hAnsi="Courier New"/>
      <w:snapToGrid w:val="0"/>
      <w:kern w:val="0"/>
      <w:szCs w:val="24"/>
    </w:rPr>
  </w:style>
  <w:style w:type="paragraph" w:customStyle="1" w:styleId="54">
    <w:name w:val="章标题(不加入目录内)"/>
    <w:basedOn w:val="29"/>
    <w:qFormat/>
    <w:uiPriority w:val="0"/>
    <w:pPr>
      <w:outlineLvl w:val="9"/>
    </w:pPr>
  </w:style>
  <w:style w:type="paragraph" w:customStyle="1" w:styleId="55">
    <w:name w:val="_Style 53"/>
    <w:basedOn w:val="2"/>
    <w:next w:val="1"/>
    <w:qFormat/>
    <w:uiPriority w:val="39"/>
    <w:pPr>
      <w:keepNext/>
      <w:pageBreakBefore w:val="0"/>
      <w:widowControl/>
      <w:numPr>
        <w:ilvl w:val="0"/>
        <w:numId w:val="0"/>
      </w:numPr>
      <w:spacing w:after="0" w:line="259" w:lineRule="auto"/>
      <w:jc w:val="left"/>
      <w:outlineLvl w:val="9"/>
    </w:pPr>
    <w:rPr>
      <w:rFonts w:ascii="Calibri Light" w:hAnsi="Calibri Light" w:eastAsia="宋体" w:cs="Times New Roman"/>
      <w:b/>
      <w:color w:val="2E74B5"/>
      <w:kern w:val="0"/>
      <w:sz w:val="32"/>
      <w:szCs w:val="32"/>
    </w:rPr>
  </w:style>
  <w:style w:type="paragraph" w:customStyle="1" w:styleId="56">
    <w:name w:val="正文（结尾部分）"/>
    <w:basedOn w:val="1"/>
    <w:qFormat/>
    <w:uiPriority w:val="0"/>
    <w:pPr>
      <w:adjustRightInd w:val="0"/>
      <w:snapToGrid w:val="0"/>
      <w:spacing w:line="320" w:lineRule="exact"/>
      <w:ind w:firstLine="200" w:firstLineChars="200"/>
    </w:pPr>
    <w:rPr>
      <w:sz w:val="21"/>
      <w:szCs w:val="24"/>
    </w:rPr>
  </w:style>
  <w:style w:type="paragraph" w:customStyle="1" w:styleId="57">
    <w:name w:val="标题名（不入目录）"/>
    <w:basedOn w:val="1"/>
    <w:qFormat/>
    <w:uiPriority w:val="0"/>
    <w:pPr>
      <w:adjustRightInd w:val="0"/>
      <w:snapToGrid w:val="0"/>
      <w:spacing w:before="480" w:after="360"/>
      <w:jc w:val="center"/>
    </w:pPr>
    <w:rPr>
      <w:rFonts w:eastAsia="黑体"/>
      <w:kern w:val="0"/>
      <w:sz w:val="32"/>
      <w:szCs w:val="24"/>
    </w:rPr>
  </w:style>
  <w:style w:type="paragraph" w:customStyle="1" w:styleId="58">
    <w:name w:val="_Style 58"/>
    <w:basedOn w:val="1"/>
    <w:next w:val="6"/>
    <w:qFormat/>
    <w:uiPriority w:val="0"/>
    <w:pPr>
      <w:ind w:firstLine="498" w:firstLineChars="200"/>
    </w:pPr>
  </w:style>
  <w:style w:type="paragraph" w:customStyle="1" w:styleId="59">
    <w:name w:val="_Style 59"/>
    <w:basedOn w:val="1"/>
    <w:next w:val="6"/>
    <w:qFormat/>
    <w:uiPriority w:val="0"/>
    <w:pPr>
      <w:ind w:firstLine="498" w:firstLineChars="200"/>
    </w:pPr>
  </w:style>
  <w:style w:type="paragraph" w:customStyle="1" w:styleId="60">
    <w:name w:val="b63ee27f-4cf3-414c-9275-d88e3f90795e"/>
    <w:basedOn w:val="4"/>
    <w:next w:val="61"/>
    <w:link w:val="62"/>
    <w:qFormat/>
    <w:uiPriority w:val="0"/>
    <w:pPr>
      <w:adjustRightInd w:val="0"/>
      <w:spacing w:before="0" w:line="288" w:lineRule="auto"/>
      <w:ind w:left="0" w:firstLine="0"/>
    </w:pPr>
    <w:rPr>
      <w:rFonts w:ascii="微软雅黑" w:hAnsi="微软雅黑" w:eastAsia="微软雅黑"/>
      <w:b/>
      <w:color w:val="000000"/>
      <w:sz w:val="26"/>
    </w:rPr>
  </w:style>
  <w:style w:type="paragraph" w:customStyle="1" w:styleId="61">
    <w:name w:val="acbfdd8b-e11b-4d36-88ff-6049b138f862"/>
    <w:basedOn w:val="12"/>
    <w:link w:val="63"/>
    <w:qFormat/>
    <w:uiPriority w:val="0"/>
    <w:pPr>
      <w:adjustRightInd w:val="0"/>
      <w:spacing w:after="0" w:line="288" w:lineRule="auto"/>
      <w:jc w:val="left"/>
    </w:pPr>
    <w:rPr>
      <w:rFonts w:ascii="微软雅黑" w:hAnsi="微软雅黑" w:eastAsia="微软雅黑"/>
      <w:color w:val="000000"/>
      <w:sz w:val="22"/>
    </w:rPr>
  </w:style>
  <w:style w:type="character" w:customStyle="1" w:styleId="62">
    <w:name w:val="b63ee27f-4cf3-414c-9275-d88e3f90795e 字符"/>
    <w:link w:val="60"/>
    <w:qFormat/>
    <w:uiPriority w:val="0"/>
    <w:rPr>
      <w:rFonts w:ascii="微软雅黑" w:hAnsi="微软雅黑" w:eastAsia="微软雅黑"/>
      <w:b/>
      <w:color w:val="000000"/>
      <w:kern w:val="2"/>
      <w:sz w:val="26"/>
    </w:rPr>
  </w:style>
  <w:style w:type="character" w:customStyle="1" w:styleId="63">
    <w:name w:val="acbfdd8b-e11b-4d36-88ff-6049b138f862 字符"/>
    <w:link w:val="61"/>
    <w:qFormat/>
    <w:uiPriority w:val="0"/>
    <w:rPr>
      <w:rFonts w:ascii="微软雅黑" w:hAnsi="微软雅黑" w:eastAsia="微软雅黑"/>
      <w:color w:val="000000"/>
      <w:kern w:val="2"/>
      <w:sz w:val="22"/>
    </w:rPr>
  </w:style>
  <w:style w:type="paragraph" w:customStyle="1" w:styleId="64">
    <w:name w:val="566ba9ff-a5b0-4b6f-bbdf-c3ab41993fc2"/>
    <w:basedOn w:val="5"/>
    <w:next w:val="61"/>
    <w:link w:val="65"/>
    <w:qFormat/>
    <w:uiPriority w:val="0"/>
    <w:pPr>
      <w:adjustRightInd w:val="0"/>
      <w:spacing w:line="288" w:lineRule="auto"/>
      <w:ind w:left="0" w:firstLine="0"/>
      <w:jc w:val="left"/>
    </w:pPr>
    <w:rPr>
      <w:rFonts w:ascii="微软雅黑" w:hAnsi="微软雅黑" w:eastAsia="微软雅黑"/>
      <w:color w:val="000000"/>
    </w:rPr>
  </w:style>
  <w:style w:type="character" w:customStyle="1" w:styleId="65">
    <w:name w:val="566ba9ff-a5b0-4b6f-bbdf-c3ab41993fc2 字符"/>
    <w:link w:val="64"/>
    <w:qFormat/>
    <w:uiPriority w:val="0"/>
    <w:rPr>
      <w:rFonts w:ascii="微软雅黑" w:hAnsi="微软雅黑" w:eastAsia="微软雅黑"/>
      <w:b/>
      <w:color w:val="000000"/>
      <w:kern w:val="2"/>
      <w:sz w:val="24"/>
    </w:rPr>
  </w:style>
  <w:style w:type="paragraph" w:customStyle="1" w:styleId="66">
    <w:name w:val="_Style 66"/>
    <w:basedOn w:val="1"/>
    <w:next w:val="6"/>
    <w:qFormat/>
    <w:uiPriority w:val="0"/>
    <w:pPr>
      <w:ind w:firstLine="498" w:firstLineChars="200"/>
    </w:pPr>
  </w:style>
  <w:style w:type="paragraph" w:customStyle="1" w:styleId="67">
    <w:name w:val="_Style 67"/>
    <w:basedOn w:val="1"/>
    <w:next w:val="6"/>
    <w:qFormat/>
    <w:uiPriority w:val="0"/>
    <w:pPr>
      <w:ind w:firstLine="498" w:firstLineChars="200"/>
    </w:pPr>
  </w:style>
  <w:style w:type="paragraph" w:customStyle="1" w:styleId="68">
    <w:name w:val="_Style 69"/>
    <w:basedOn w:val="1"/>
    <w:next w:val="6"/>
    <w:qFormat/>
    <w:uiPriority w:val="0"/>
    <w:pPr>
      <w:ind w:firstLine="498" w:firstLineChars="200"/>
    </w:pPr>
  </w:style>
  <w:style w:type="character" w:customStyle="1" w:styleId="69">
    <w:name w:val="批注框文本 字符"/>
    <w:link w:val="18"/>
    <w:semiHidden/>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0" Type="http://schemas.microsoft.com/office/2011/relationships/people" Target="people.xml"/><Relationship Id="rId6" Type="http://schemas.openxmlformats.org/officeDocument/2006/relationships/header" Target="header3.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footer" Target="foot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摘要、目录及正文模板.dot</Template>
  <Company> </Company>
  <Pages>41</Pages>
  <Words>18350</Words>
  <Characters>20204</Characters>
  <Lines>118</Lines>
  <Paragraphs>33</Paragraphs>
  <TotalTime>3</TotalTime>
  <ScaleCrop>false</ScaleCrop>
  <LinksUpToDate>false</LinksUpToDate>
  <CharactersWithSpaces>20979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2020-02-26T01:59:00Z</dcterms:created>
  <dc:creator>hjt</dc:creator>
  <cp:lastModifiedBy>鱼洲</cp:lastModifiedBy>
  <cp:lastPrinted>2017-11-20T10:29:00Z</cp:lastPrinted>
  <dcterms:modified xsi:type="dcterms:W3CDTF">2024-12-22T05:36:11Z</dcterms:modified>
  <dc:title>哈尔滨工业大学硕士毕业论文模板</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19294AD44A5B470697C0E2A09F154F2F_13</vt:lpwstr>
  </property>
</Properties>
</file>